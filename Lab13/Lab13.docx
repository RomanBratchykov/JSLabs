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7853" w14:textId="77777777" w:rsidR="000D0E6C" w:rsidRPr="00193114" w:rsidRDefault="000D0E6C" w:rsidP="000D0E6C">
      <w:pPr>
        <w:spacing w:line="360" w:lineRule="auto"/>
        <w:rPr>
          <w:b/>
          <w:lang w:val="uk-UA"/>
        </w:rPr>
      </w:pPr>
      <w:r w:rsidRPr="00193114">
        <w:rPr>
          <w:b/>
          <w:lang w:val="uk-UA"/>
        </w:rPr>
        <w:t>Лабораторна робота №13</w:t>
      </w:r>
    </w:p>
    <w:p w14:paraId="1AB6D8C7" w14:textId="77777777" w:rsidR="000D0E6C" w:rsidRPr="00193114" w:rsidRDefault="000D0E6C" w:rsidP="000D0E6C">
      <w:pPr>
        <w:spacing w:line="360" w:lineRule="auto"/>
        <w:rPr>
          <w:b/>
          <w:lang w:val="uk-UA"/>
        </w:rPr>
      </w:pPr>
      <w:r>
        <w:rPr>
          <w:b/>
          <w:lang w:val="uk-UA"/>
        </w:rPr>
        <w:t xml:space="preserve">Тема: </w:t>
      </w:r>
      <w:r w:rsidRPr="00193114">
        <w:rPr>
          <w:b/>
          <w:lang w:val="uk-UA"/>
        </w:rPr>
        <w:t xml:space="preserve">РОБОТА З </w:t>
      </w:r>
      <w:r w:rsidRPr="00193114">
        <w:rPr>
          <w:b/>
        </w:rPr>
        <w:t>DOM</w:t>
      </w:r>
      <w:r w:rsidRPr="00193114">
        <w:rPr>
          <w:b/>
          <w:lang w:val="uk-UA"/>
        </w:rPr>
        <w:t xml:space="preserve"> ЕЛЕМЕНТАМИ</w:t>
      </w:r>
    </w:p>
    <w:p w14:paraId="73A70ED9" w14:textId="77777777" w:rsidR="000D0E6C" w:rsidRPr="00193114" w:rsidRDefault="000D0E6C" w:rsidP="000D0E6C">
      <w:pPr>
        <w:spacing w:line="360" w:lineRule="auto"/>
        <w:rPr>
          <w:b/>
          <w:bCs/>
          <w:lang w:val="uk-UA"/>
        </w:rPr>
      </w:pPr>
      <w:r w:rsidRPr="00193114">
        <w:rPr>
          <w:b/>
          <w:lang w:val="uk-UA"/>
        </w:rPr>
        <w:t>Мета:</w:t>
      </w:r>
      <w:r>
        <w:rPr>
          <w:b/>
          <w:bCs/>
          <w:lang w:val="uk-UA"/>
        </w:rPr>
        <w:t xml:space="preserve"> </w:t>
      </w:r>
      <w:r w:rsidRPr="00193114">
        <w:rPr>
          <w:bCs/>
          <w:lang w:val="uk-UA"/>
        </w:rPr>
        <w:t xml:space="preserve">Практичне засвоєння методів об'єкта </w:t>
      </w:r>
      <w:r w:rsidRPr="00193114">
        <w:rPr>
          <w:bCs/>
        </w:rPr>
        <w:t>window</w:t>
      </w:r>
      <w:r w:rsidRPr="00193114">
        <w:rPr>
          <w:bCs/>
          <w:lang w:val="uk-UA"/>
        </w:rPr>
        <w:t xml:space="preserve"> та принципів роботи з </w:t>
      </w:r>
      <w:r w:rsidRPr="00193114">
        <w:rPr>
          <w:bCs/>
        </w:rPr>
        <w:t>Document</w:t>
      </w:r>
      <w:r w:rsidRPr="00193114">
        <w:rPr>
          <w:bCs/>
          <w:lang w:val="uk-UA"/>
        </w:rPr>
        <w:t xml:space="preserve"> </w:t>
      </w:r>
      <w:r w:rsidRPr="00193114">
        <w:rPr>
          <w:bCs/>
        </w:rPr>
        <w:t>Object</w:t>
      </w:r>
      <w:r w:rsidRPr="00193114">
        <w:rPr>
          <w:bCs/>
          <w:lang w:val="uk-UA"/>
        </w:rPr>
        <w:t xml:space="preserve"> </w:t>
      </w:r>
      <w:r w:rsidRPr="00193114">
        <w:rPr>
          <w:bCs/>
        </w:rPr>
        <w:t>Model</w:t>
      </w:r>
      <w:r w:rsidRPr="00193114">
        <w:rPr>
          <w:bCs/>
          <w:lang w:val="uk-UA"/>
        </w:rPr>
        <w:t xml:space="preserve"> (</w:t>
      </w:r>
      <w:r w:rsidRPr="00193114">
        <w:rPr>
          <w:bCs/>
        </w:rPr>
        <w:t>DOM</w:t>
      </w:r>
      <w:r w:rsidRPr="00193114">
        <w:rPr>
          <w:bCs/>
          <w:lang w:val="uk-UA"/>
        </w:rPr>
        <w:t xml:space="preserve">) у </w:t>
      </w:r>
      <w:r w:rsidRPr="00193114">
        <w:rPr>
          <w:bCs/>
        </w:rPr>
        <w:t>JavaScript</w:t>
      </w:r>
      <w:r w:rsidRPr="00193114">
        <w:rPr>
          <w:bCs/>
          <w:lang w:val="uk-UA"/>
        </w:rPr>
        <w:t>, включаючи обробку подій, маніпуляції зі стилями та динамічне керування елементами сторінки.</w:t>
      </w:r>
    </w:p>
    <w:p w14:paraId="6AF1A2C0" w14:textId="77777777" w:rsidR="000D0E6C" w:rsidRDefault="000D0E6C" w:rsidP="000D0E6C">
      <w:pPr>
        <w:spacing w:line="360" w:lineRule="auto"/>
        <w:rPr>
          <w:bCs/>
          <w:lang w:val="uk-UA"/>
        </w:rPr>
      </w:pPr>
      <w:r>
        <w:rPr>
          <w:b/>
          <w:lang w:val="uk-UA"/>
        </w:rPr>
        <w:t xml:space="preserve">Виконав: </w:t>
      </w:r>
      <w:r>
        <w:rPr>
          <w:bCs/>
          <w:lang w:val="uk-UA"/>
        </w:rPr>
        <w:t>Братчиков Роман</w:t>
      </w:r>
    </w:p>
    <w:p w14:paraId="52FD8CC5" w14:textId="77777777" w:rsidR="000D0E6C" w:rsidRPr="000D0E6C" w:rsidRDefault="000D0E6C" w:rsidP="000D0E6C">
      <w:pPr>
        <w:spacing w:line="360" w:lineRule="auto"/>
        <w:rPr>
          <w:bCs/>
          <w:lang w:val="ru-RU"/>
        </w:rPr>
      </w:pPr>
      <w:r>
        <w:rPr>
          <w:bCs/>
          <w:lang w:val="uk-UA"/>
        </w:rPr>
        <w:t>Група: 244а</w:t>
      </w:r>
    </w:p>
    <w:p w14:paraId="640E467E" w14:textId="77777777" w:rsidR="000D0E6C" w:rsidRDefault="000D0E6C" w:rsidP="000D0E6C">
      <w:pPr>
        <w:spacing w:line="360" w:lineRule="auto"/>
        <w:jc w:val="center"/>
        <w:rPr>
          <w:bCs/>
          <w:lang w:val="uk-UA"/>
        </w:rPr>
      </w:pPr>
      <w:r>
        <w:rPr>
          <w:bCs/>
          <w:lang w:val="uk-UA"/>
        </w:rPr>
        <w:t>Хід роботи</w:t>
      </w:r>
    </w:p>
    <w:p w14:paraId="12B34351" w14:textId="77777777" w:rsidR="000D0E6C" w:rsidRPr="008E32DF" w:rsidRDefault="000D0E6C" w:rsidP="000D0E6C">
      <w:pPr>
        <w:spacing w:line="360" w:lineRule="auto"/>
        <w:rPr>
          <w:ins w:id="0" w:author="Рома Братчиков" w:date="2025-11-11T19:31:00Z"/>
          <w:bCs/>
          <w:lang w:val="ru-RU"/>
        </w:rPr>
      </w:pPr>
      <w:r>
        <w:rPr>
          <w:bCs/>
          <w:lang w:val="uk-UA"/>
        </w:rPr>
        <w:t xml:space="preserve">Перед нами стоїть 7 різних завдань для роботи з </w:t>
      </w:r>
      <w:r>
        <w:rPr>
          <w:bCs/>
        </w:rPr>
        <w:t>DOM</w:t>
      </w:r>
      <w:r w:rsidRPr="008E32DF">
        <w:rPr>
          <w:bCs/>
          <w:lang w:val="ru-RU"/>
        </w:rPr>
        <w:t xml:space="preserve"> </w:t>
      </w:r>
      <w:ins w:id="1" w:author="Рома Братчиков" w:date="2025-11-11T19:31:00Z">
        <w:r>
          <w:rPr>
            <w:bCs/>
            <w:lang w:val="ru-RU"/>
          </w:rPr>
          <w:t>елементами:</w:t>
        </w:r>
      </w:ins>
    </w:p>
    <w:p w14:paraId="022A315A" w14:textId="77777777" w:rsidR="000D0E6C" w:rsidRPr="008E32DF" w:rsidRDefault="000D0E6C" w:rsidP="000D0E6C">
      <w:pPr>
        <w:spacing w:line="360" w:lineRule="auto"/>
        <w:ind w:firstLine="709"/>
        <w:jc w:val="both"/>
        <w:rPr>
          <w:ins w:id="2" w:author="Рома Братчиков" w:date="2025-11-11T19:32:00Z"/>
          <w:rPrChange w:id="3" w:author="Рома Братчиков" w:date="2025-11-11T19:32:00Z">
            <w:rPr>
              <w:ins w:id="4" w:author="Рома Братчиков" w:date="2025-11-11T19:32:00Z"/>
              <w:b/>
              <w:bCs/>
            </w:rPr>
          </w:rPrChange>
        </w:rPr>
        <w:pPrChange w:id="5" w:author="Рома Братчиков" w:date="2025-11-11T19:32:00Z">
          <w:pPr>
            <w:spacing w:line="360" w:lineRule="auto"/>
          </w:pPr>
        </w:pPrChange>
      </w:pPr>
      <w:proofErr w:type="spellStart"/>
      <w:ins w:id="6" w:author="Рома Братчиков" w:date="2025-11-11T19:32:00Z">
        <w:r w:rsidRPr="008E32DF">
          <w:rPr>
            <w:rPrChange w:id="7" w:author="Рома Братчиков" w:date="2025-11-11T19:32:00Z">
              <w:rPr>
                <w:b/>
                <w:bCs/>
              </w:rPr>
            </w:rPrChange>
          </w:rPr>
          <w:t>Керування</w:t>
        </w:r>
        <w:proofErr w:type="spellEnd"/>
        <w:r w:rsidRPr="008E32DF">
          <w:rPr>
            <w:rPrChange w:id="8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9" w:author="Рома Братчиков" w:date="2025-11-11T19:32:00Z">
              <w:rPr>
                <w:b/>
                <w:bCs/>
              </w:rPr>
            </w:rPrChange>
          </w:rPr>
          <w:t>Об'єктом</w:t>
        </w:r>
        <w:proofErr w:type="spellEnd"/>
        <w:r w:rsidRPr="008E32DF">
          <w:rPr>
            <w:rPrChange w:id="10" w:author="Рома Братчиков" w:date="2025-11-11T19:32:00Z">
              <w:rPr>
                <w:b/>
                <w:bCs/>
              </w:rPr>
            </w:rPrChange>
          </w:rPr>
          <w:t xml:space="preserve"> window</w:t>
        </w:r>
      </w:ins>
    </w:p>
    <w:p w14:paraId="27B402A5" w14:textId="77777777" w:rsidR="000D0E6C" w:rsidRPr="008E32DF" w:rsidRDefault="000D0E6C" w:rsidP="000D0E6C">
      <w:pPr>
        <w:numPr>
          <w:ilvl w:val="0"/>
          <w:numId w:val="2"/>
        </w:numPr>
        <w:spacing w:line="360" w:lineRule="auto"/>
        <w:ind w:firstLine="709"/>
        <w:jc w:val="both"/>
        <w:rPr>
          <w:ins w:id="11" w:author="Рома Братчиков" w:date="2025-11-11T19:32:00Z"/>
          <w:lang w:val="ru-RU"/>
          <w:rPrChange w:id="12" w:author="Рома Братчиков" w:date="2025-11-11T19:33:00Z">
            <w:rPr>
              <w:ins w:id="13" w:author="Рома Братчиков" w:date="2025-11-11T19:32:00Z"/>
            </w:rPr>
          </w:rPrChange>
        </w:rPr>
        <w:pPrChange w:id="14" w:author="Рома Братчиков" w:date="2025-11-11T19:32:00Z">
          <w:pPr>
            <w:numPr>
              <w:numId w:val="2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15" w:author="Рома Братчиков" w:date="2025-11-11T19:32:00Z">
        <w:r w:rsidRPr="008E32DF">
          <w:rPr>
            <w:lang w:val="ru-RU"/>
            <w:rPrChange w:id="16" w:author="Рома Братчиков" w:date="2025-11-11T19:33:00Z">
              <w:rPr>
                <w:b/>
                <w:bCs/>
              </w:rPr>
            </w:rPrChange>
          </w:rPr>
          <w:t>Опис:</w:t>
        </w:r>
        <w:r w:rsidRPr="008E32DF">
          <w:rPr>
            <w:lang w:val="ru-RU"/>
            <w:rPrChange w:id="17" w:author="Рома Братчиков" w:date="2025-11-11T19:33:00Z">
              <w:rPr/>
            </w:rPrChange>
          </w:rPr>
          <w:t xml:space="preserve"> Реалізовано послідовність асинхронних команд для роботи з новим вікном.</w:t>
        </w:r>
      </w:ins>
    </w:p>
    <w:p w14:paraId="3FD62938" w14:textId="77777777" w:rsidR="000D0E6C" w:rsidRPr="008E32DF" w:rsidRDefault="000D0E6C" w:rsidP="000D0E6C">
      <w:pPr>
        <w:numPr>
          <w:ilvl w:val="0"/>
          <w:numId w:val="2"/>
        </w:numPr>
        <w:spacing w:line="360" w:lineRule="auto"/>
        <w:ind w:firstLine="709"/>
        <w:jc w:val="both"/>
        <w:rPr>
          <w:ins w:id="18" w:author="Рома Братчиков" w:date="2025-11-11T19:32:00Z"/>
        </w:rPr>
        <w:pPrChange w:id="19" w:author="Рома Братчиков" w:date="2025-11-11T19:32:00Z">
          <w:pPr>
            <w:numPr>
              <w:numId w:val="2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20" w:author="Рома Братчиков" w:date="2025-11-11T19:32:00Z">
        <w:r w:rsidRPr="008E32DF">
          <w:rPr>
            <w:rPrChange w:id="21" w:author="Рома Братчиков" w:date="2025-11-11T19:32:00Z">
              <w:rPr>
                <w:b/>
                <w:bCs/>
              </w:rPr>
            </w:rPrChange>
          </w:rPr>
          <w:t>Ключові</w:t>
        </w:r>
        <w:proofErr w:type="spellEnd"/>
        <w:r w:rsidRPr="008E32DF">
          <w:rPr>
            <w:rPrChange w:id="22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3" w:author="Рома Братчиков" w:date="2025-11-11T19:32:00Z">
              <w:rPr>
                <w:b/>
                <w:bCs/>
              </w:rPr>
            </w:rPrChange>
          </w:rPr>
          <w:t>методи</w:t>
        </w:r>
        <w:proofErr w:type="spellEnd"/>
        <w:r w:rsidRPr="008E32DF">
          <w:rPr>
            <w:rPrChange w:id="24" w:author="Рома Братчиков" w:date="2025-11-11T19:32:00Z">
              <w:rPr>
                <w:b/>
                <w:bCs/>
              </w:rPr>
            </w:rPrChange>
          </w:rPr>
          <w:t>:</w:t>
        </w:r>
      </w:ins>
    </w:p>
    <w:p w14:paraId="15F81972" w14:textId="77777777" w:rsidR="000D0E6C" w:rsidRPr="008E32DF" w:rsidRDefault="000D0E6C" w:rsidP="000D0E6C">
      <w:pPr>
        <w:numPr>
          <w:ilvl w:val="1"/>
          <w:numId w:val="2"/>
        </w:numPr>
        <w:spacing w:line="360" w:lineRule="auto"/>
        <w:ind w:firstLine="709"/>
        <w:jc w:val="both"/>
        <w:rPr>
          <w:ins w:id="25" w:author="Рома Братчиков" w:date="2025-11-11T19:32:00Z"/>
        </w:rPr>
        <w:pPrChange w:id="26" w:author="Рома Братчиков" w:date="2025-11-11T19:32:00Z">
          <w:pPr>
            <w:numPr>
              <w:ilvl w:val="1"/>
              <w:numId w:val="2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27" w:author="Рома Братчиков" w:date="2025-11-11T19:32:00Z">
        <w:r w:rsidRPr="008E32DF">
          <w:rPr>
            <w:rPrChange w:id="28" w:author="Рома Братчиков" w:date="2025-11-11T19:32:00Z">
              <w:rPr>
                <w:b/>
                <w:bCs/>
              </w:rPr>
            </w:rPrChange>
          </w:rPr>
          <w:t>window.open</w:t>
        </w:r>
        <w:proofErr w:type="spellEnd"/>
        <w:proofErr w:type="gramEnd"/>
        <w:r w:rsidRPr="008E32DF">
          <w:rPr>
            <w:rPrChange w:id="29" w:author="Рома Братчиков" w:date="2025-11-11T19:32:00Z">
              <w:rPr>
                <w:b/>
                <w:bCs/>
              </w:rPr>
            </w:rPrChange>
          </w:rPr>
          <w:t>()</w:t>
        </w:r>
        <w:r w:rsidRPr="008E32DF">
          <w:t xml:space="preserve">: </w:t>
        </w:r>
        <w:proofErr w:type="spellStart"/>
        <w:r w:rsidRPr="008E32DF">
          <w:t>Створення</w:t>
        </w:r>
        <w:proofErr w:type="spellEnd"/>
        <w:r w:rsidRPr="008E32DF">
          <w:t xml:space="preserve"> </w:t>
        </w:r>
        <w:proofErr w:type="spellStart"/>
        <w:r w:rsidRPr="008E32DF">
          <w:t>вікна</w:t>
        </w:r>
        <w:proofErr w:type="spellEnd"/>
        <w:r w:rsidRPr="008E32DF">
          <w:t xml:space="preserve"> 300x300.</w:t>
        </w:r>
      </w:ins>
    </w:p>
    <w:p w14:paraId="69F4E48E" w14:textId="77777777" w:rsidR="000D0E6C" w:rsidRPr="008E32DF" w:rsidRDefault="000D0E6C" w:rsidP="000D0E6C">
      <w:pPr>
        <w:numPr>
          <w:ilvl w:val="1"/>
          <w:numId w:val="2"/>
        </w:numPr>
        <w:spacing w:line="360" w:lineRule="auto"/>
        <w:ind w:firstLine="709"/>
        <w:jc w:val="both"/>
        <w:rPr>
          <w:ins w:id="30" w:author="Рома Братчиков" w:date="2025-11-11T19:32:00Z"/>
          <w:lang w:val="ru-RU"/>
          <w:rPrChange w:id="31" w:author="Рома Братчиков" w:date="2025-11-11T19:33:00Z">
            <w:rPr>
              <w:ins w:id="32" w:author="Рома Братчиков" w:date="2025-11-11T19:32:00Z"/>
            </w:rPr>
          </w:rPrChange>
        </w:rPr>
        <w:pPrChange w:id="33" w:author="Рома Братчиков" w:date="2025-11-11T19:32:00Z">
          <w:pPr>
            <w:numPr>
              <w:ilvl w:val="1"/>
              <w:numId w:val="2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34" w:author="Рома Братчиков" w:date="2025-11-11T19:32:00Z">
        <w:r w:rsidRPr="008E32DF">
          <w:rPr>
            <w:rPrChange w:id="35" w:author="Рома Братчиков" w:date="2025-11-11T19:32:00Z">
              <w:rPr>
                <w:b/>
                <w:bCs/>
              </w:rPr>
            </w:rPrChange>
          </w:rPr>
          <w:t>setTimeout</w:t>
        </w:r>
        <w:proofErr w:type="spellEnd"/>
        <w:r w:rsidRPr="008E32DF">
          <w:rPr>
            <w:lang w:val="ru-RU"/>
            <w:rPrChange w:id="36" w:author="Рома Братчиков" w:date="2025-11-11T19:33:00Z">
              <w:rPr>
                <w:b/>
                <w:bCs/>
              </w:rPr>
            </w:rPrChange>
          </w:rPr>
          <w:t>(</w:t>
        </w:r>
        <w:proofErr w:type="gramEnd"/>
        <w:r w:rsidRPr="008E32DF">
          <w:rPr>
            <w:lang w:val="ru-RU"/>
            <w:rPrChange w:id="37" w:author="Рома Братчиков" w:date="2025-11-11T19:33:00Z">
              <w:rPr>
                <w:b/>
                <w:bCs/>
              </w:rPr>
            </w:rPrChange>
          </w:rPr>
          <w:t>)</w:t>
        </w:r>
        <w:r w:rsidRPr="008E32DF">
          <w:rPr>
            <w:lang w:val="ru-RU"/>
            <w:rPrChange w:id="38" w:author="Рома Братчиков" w:date="2025-11-11T19:33:00Z">
              <w:rPr/>
            </w:rPrChange>
          </w:rPr>
          <w:t>: Забезпечення затримок (2, 4 та 6 секунд).</w:t>
        </w:r>
      </w:ins>
    </w:p>
    <w:p w14:paraId="72F119FD" w14:textId="77777777" w:rsidR="000D0E6C" w:rsidRPr="008E32DF" w:rsidRDefault="000D0E6C" w:rsidP="000D0E6C">
      <w:pPr>
        <w:numPr>
          <w:ilvl w:val="1"/>
          <w:numId w:val="2"/>
        </w:numPr>
        <w:spacing w:line="360" w:lineRule="auto"/>
        <w:ind w:firstLine="709"/>
        <w:jc w:val="both"/>
        <w:rPr>
          <w:ins w:id="39" w:author="Рома Братчиков" w:date="2025-11-11T19:32:00Z"/>
          <w:lang w:val="ru-RU"/>
          <w:rPrChange w:id="40" w:author="Рома Братчиков" w:date="2025-11-11T19:33:00Z">
            <w:rPr>
              <w:ins w:id="41" w:author="Рома Братчиков" w:date="2025-11-11T19:32:00Z"/>
            </w:rPr>
          </w:rPrChange>
        </w:rPr>
        <w:pPrChange w:id="42" w:author="Рома Братчиков" w:date="2025-11-11T19:32:00Z">
          <w:pPr>
            <w:numPr>
              <w:ilvl w:val="1"/>
              <w:numId w:val="2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43" w:author="Рома Братчиков" w:date="2025-11-11T19:32:00Z">
        <w:r w:rsidRPr="008E32DF">
          <w:rPr>
            <w:rPrChange w:id="44" w:author="Рома Братчиков" w:date="2025-11-11T19:32:00Z">
              <w:rPr>
                <w:b/>
                <w:bCs/>
              </w:rPr>
            </w:rPrChange>
          </w:rPr>
          <w:t>resizeTo</w:t>
        </w:r>
        <w:proofErr w:type="spellEnd"/>
        <w:r w:rsidRPr="008E32DF">
          <w:rPr>
            <w:lang w:val="ru-RU"/>
            <w:rPrChange w:id="45" w:author="Рома Братчиков" w:date="2025-11-11T19:33:00Z">
              <w:rPr>
                <w:b/>
                <w:bCs/>
              </w:rPr>
            </w:rPrChange>
          </w:rPr>
          <w:t>(</w:t>
        </w:r>
        <w:proofErr w:type="gramEnd"/>
        <w:r w:rsidRPr="008E32DF">
          <w:rPr>
            <w:lang w:val="ru-RU"/>
            <w:rPrChange w:id="46" w:author="Рома Братчиков" w:date="2025-11-11T19:33:00Z">
              <w:rPr>
                <w:b/>
                <w:bCs/>
              </w:rPr>
            </w:rPrChange>
          </w:rPr>
          <w:t>)</w:t>
        </w:r>
        <w:r w:rsidRPr="008E32DF">
          <w:rPr>
            <w:lang w:val="ru-RU"/>
            <w:rPrChange w:id="47" w:author="Рома Братчиков" w:date="2025-11-11T19:33:00Z">
              <w:rPr/>
            </w:rPrChange>
          </w:rPr>
          <w:t>: Зміна розмірів на 500</w:t>
        </w:r>
        <w:r w:rsidRPr="008E32DF">
          <w:t>x</w:t>
        </w:r>
        <w:r w:rsidRPr="008E32DF">
          <w:rPr>
            <w:lang w:val="ru-RU"/>
            <w:rPrChange w:id="48" w:author="Рома Братчиков" w:date="2025-11-11T19:33:00Z">
              <w:rPr/>
            </w:rPrChange>
          </w:rPr>
          <w:t>500.</w:t>
        </w:r>
      </w:ins>
    </w:p>
    <w:p w14:paraId="267EE929" w14:textId="77777777" w:rsidR="000D0E6C" w:rsidRPr="008E32DF" w:rsidRDefault="000D0E6C" w:rsidP="000D0E6C">
      <w:pPr>
        <w:numPr>
          <w:ilvl w:val="1"/>
          <w:numId w:val="2"/>
        </w:numPr>
        <w:spacing w:line="360" w:lineRule="auto"/>
        <w:ind w:firstLine="709"/>
        <w:jc w:val="both"/>
        <w:rPr>
          <w:ins w:id="49" w:author="Рома Братчиков" w:date="2025-11-11T19:32:00Z"/>
        </w:rPr>
        <w:pPrChange w:id="50" w:author="Рома Братчиков" w:date="2025-11-11T19:32:00Z">
          <w:pPr>
            <w:numPr>
              <w:ilvl w:val="1"/>
              <w:numId w:val="2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51" w:author="Рома Братчиков" w:date="2025-11-11T19:32:00Z">
        <w:r w:rsidRPr="008E32DF">
          <w:rPr>
            <w:rPrChange w:id="52" w:author="Рома Братчиков" w:date="2025-11-11T19:32:00Z">
              <w:rPr>
                <w:b/>
                <w:bCs/>
              </w:rPr>
            </w:rPrChange>
          </w:rPr>
          <w:t>moveTo</w:t>
        </w:r>
        <w:proofErr w:type="spellEnd"/>
        <w:r w:rsidRPr="008E32DF">
          <w:rPr>
            <w:rPrChange w:id="53" w:author="Рома Братчиков" w:date="2025-11-11T19:32:00Z">
              <w:rPr>
                <w:b/>
                <w:bCs/>
              </w:rPr>
            </w:rPrChange>
          </w:rPr>
          <w:t>(</w:t>
        </w:r>
        <w:proofErr w:type="gramEnd"/>
        <w:r w:rsidRPr="008E32DF">
          <w:rPr>
            <w:rPrChange w:id="54" w:author="Рома Братчиков" w:date="2025-11-11T19:32:00Z">
              <w:rPr>
                <w:b/>
                <w:bCs/>
              </w:rPr>
            </w:rPrChange>
          </w:rPr>
          <w:t>)</w:t>
        </w:r>
        <w:r w:rsidRPr="008E32DF">
          <w:t xml:space="preserve">: </w:t>
        </w:r>
        <w:proofErr w:type="spellStart"/>
        <w:r w:rsidRPr="008E32DF">
          <w:t>Переміщення</w:t>
        </w:r>
        <w:proofErr w:type="spellEnd"/>
        <w:r w:rsidRPr="008E32DF">
          <w:t xml:space="preserve"> у </w:t>
        </w:r>
        <w:proofErr w:type="spellStart"/>
        <w:r w:rsidRPr="008E32DF">
          <w:t>координати</w:t>
        </w:r>
        <w:proofErr w:type="spellEnd"/>
        <w:r w:rsidRPr="008E32DF">
          <w:t xml:space="preserve"> (200, 200).</w:t>
        </w:r>
      </w:ins>
    </w:p>
    <w:p w14:paraId="6DC3933F" w14:textId="77777777" w:rsidR="000D0E6C" w:rsidRPr="008E32DF" w:rsidRDefault="000D0E6C" w:rsidP="000D0E6C">
      <w:pPr>
        <w:numPr>
          <w:ilvl w:val="1"/>
          <w:numId w:val="2"/>
        </w:numPr>
        <w:spacing w:line="360" w:lineRule="auto"/>
        <w:ind w:firstLine="709"/>
        <w:jc w:val="both"/>
        <w:rPr>
          <w:ins w:id="55" w:author="Рома Братчиков" w:date="2025-11-11T19:32:00Z"/>
        </w:rPr>
        <w:pPrChange w:id="56" w:author="Рома Братчиков" w:date="2025-11-11T19:32:00Z">
          <w:pPr>
            <w:numPr>
              <w:ilvl w:val="1"/>
              <w:numId w:val="2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gramStart"/>
      <w:ins w:id="57" w:author="Рома Братчиков" w:date="2025-11-11T19:32:00Z">
        <w:r w:rsidRPr="008E32DF">
          <w:rPr>
            <w:rPrChange w:id="58" w:author="Рома Братчиков" w:date="2025-11-11T19:32:00Z">
              <w:rPr>
                <w:b/>
                <w:bCs/>
              </w:rPr>
            </w:rPrChange>
          </w:rPr>
          <w:t>close(</w:t>
        </w:r>
        <w:proofErr w:type="gramEnd"/>
        <w:r w:rsidRPr="008E32DF">
          <w:rPr>
            <w:rPrChange w:id="59" w:author="Рома Братчиков" w:date="2025-11-11T19:32:00Z">
              <w:rPr>
                <w:b/>
                <w:bCs/>
              </w:rPr>
            </w:rPrChange>
          </w:rPr>
          <w:t>)</w:t>
        </w:r>
        <w:r w:rsidRPr="008E32DF">
          <w:t xml:space="preserve">: </w:t>
        </w:r>
        <w:proofErr w:type="spellStart"/>
        <w:r w:rsidRPr="008E32DF">
          <w:t>Закриття</w:t>
        </w:r>
        <w:proofErr w:type="spellEnd"/>
        <w:r w:rsidRPr="008E32DF">
          <w:t xml:space="preserve"> </w:t>
        </w:r>
        <w:proofErr w:type="spellStart"/>
        <w:r w:rsidRPr="008E32DF">
          <w:t>вікна</w:t>
        </w:r>
        <w:proofErr w:type="spellEnd"/>
        <w:r w:rsidRPr="008E32DF">
          <w:t>.</w:t>
        </w:r>
      </w:ins>
    </w:p>
    <w:p w14:paraId="02F4D16D" w14:textId="77777777" w:rsidR="000D0E6C" w:rsidRPr="008E32DF" w:rsidRDefault="000D0E6C" w:rsidP="000D0E6C">
      <w:pPr>
        <w:spacing w:line="360" w:lineRule="auto"/>
        <w:ind w:firstLine="709"/>
        <w:jc w:val="both"/>
        <w:rPr>
          <w:ins w:id="60" w:author="Рома Братчиков" w:date="2025-11-11T19:32:00Z"/>
          <w:rPrChange w:id="61" w:author="Рома Братчиков" w:date="2025-11-11T19:32:00Z">
            <w:rPr>
              <w:ins w:id="62" w:author="Рома Братчиков" w:date="2025-11-11T19:32:00Z"/>
              <w:b/>
              <w:bCs/>
            </w:rPr>
          </w:rPrChange>
        </w:rPr>
        <w:pPrChange w:id="63" w:author="Рома Братчиков" w:date="2025-11-11T19:32:00Z">
          <w:pPr>
            <w:spacing w:line="360" w:lineRule="auto"/>
          </w:pPr>
        </w:pPrChange>
      </w:pPr>
      <w:ins w:id="64" w:author="Рома Братчиков" w:date="2025-11-11T19:32:00Z">
        <w:r w:rsidRPr="008E32DF">
          <w:rPr>
            <w:rPrChange w:id="65" w:author="Рома Братчиков" w:date="2025-11-11T19:32:00Z">
              <w:rPr>
                <w:b/>
                <w:bCs/>
              </w:rPr>
            </w:rPrChange>
          </w:rPr>
          <w:t xml:space="preserve">2. </w:t>
        </w:r>
        <w:proofErr w:type="spellStart"/>
        <w:r w:rsidRPr="008E32DF">
          <w:rPr>
            <w:rPrChange w:id="66" w:author="Рома Братчиков" w:date="2025-11-11T19:32:00Z">
              <w:rPr>
                <w:b/>
                <w:bCs/>
              </w:rPr>
            </w:rPrChange>
          </w:rPr>
          <w:t>Зміна</w:t>
        </w:r>
        <w:proofErr w:type="spellEnd"/>
        <w:r w:rsidRPr="008E32DF">
          <w:rPr>
            <w:rPrChange w:id="67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68" w:author="Рома Братчиков" w:date="2025-11-11T19:32:00Z">
              <w:rPr>
                <w:b/>
                <w:bCs/>
              </w:rPr>
            </w:rPrChange>
          </w:rPr>
          <w:t>Стилю</w:t>
        </w:r>
        <w:proofErr w:type="spellEnd"/>
        <w:r w:rsidRPr="008E32DF">
          <w:rPr>
            <w:rPrChange w:id="69" w:author="Рома Братчиков" w:date="2025-11-11T19:32:00Z">
              <w:rPr>
                <w:b/>
                <w:bCs/>
              </w:rPr>
            </w:rPrChange>
          </w:rPr>
          <w:t xml:space="preserve"> DOM</w:t>
        </w:r>
      </w:ins>
    </w:p>
    <w:p w14:paraId="0512E7B1" w14:textId="77777777" w:rsidR="000D0E6C" w:rsidRPr="008E32DF" w:rsidRDefault="000D0E6C" w:rsidP="000D0E6C">
      <w:pPr>
        <w:numPr>
          <w:ilvl w:val="0"/>
          <w:numId w:val="3"/>
        </w:numPr>
        <w:spacing w:line="360" w:lineRule="auto"/>
        <w:ind w:firstLine="709"/>
        <w:jc w:val="both"/>
        <w:rPr>
          <w:ins w:id="70" w:author="Рома Братчиков" w:date="2025-11-11T19:32:00Z"/>
          <w:lang w:val="ru-RU"/>
          <w:rPrChange w:id="71" w:author="Рома Братчиков" w:date="2025-11-11T19:33:00Z">
            <w:rPr>
              <w:ins w:id="72" w:author="Рома Братчиков" w:date="2025-11-11T19:32:00Z"/>
            </w:rPr>
          </w:rPrChange>
        </w:rPr>
        <w:pPrChange w:id="73" w:author="Рома Братчиков" w:date="2025-11-11T19:32:00Z">
          <w:pPr>
            <w:numPr>
              <w:numId w:val="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74" w:author="Рома Братчиков" w:date="2025-11-11T19:32:00Z">
        <w:r w:rsidRPr="008E32DF">
          <w:rPr>
            <w:lang w:val="ru-RU"/>
            <w:rPrChange w:id="75" w:author="Рома Братчиков" w:date="2025-11-11T19:33:00Z">
              <w:rPr>
                <w:b/>
                <w:bCs/>
              </w:rPr>
            </w:rPrChange>
          </w:rPr>
          <w:t>Опис:</w:t>
        </w:r>
        <w:r w:rsidRPr="008E32DF">
          <w:rPr>
            <w:lang w:val="ru-RU"/>
            <w:rPrChange w:id="76" w:author="Рома Братчиков" w:date="2025-11-11T19:33:00Z">
              <w:rPr/>
            </w:rPrChange>
          </w:rPr>
          <w:t xml:space="preserve"> Функція </w:t>
        </w:r>
        <w:proofErr w:type="spellStart"/>
        <w:r w:rsidRPr="008E32DF">
          <w:t>changeCSS</w:t>
        </w:r>
        <w:proofErr w:type="spellEnd"/>
        <w:r w:rsidRPr="008E32DF">
          <w:rPr>
            <w:lang w:val="ru-RU"/>
            <w:rPrChange w:id="77" w:author="Рома Братчиков" w:date="2025-11-11T19:33:00Z">
              <w:rPr/>
            </w:rPrChange>
          </w:rPr>
          <w:t>() викликається по кліку на кнопку.</w:t>
        </w:r>
      </w:ins>
    </w:p>
    <w:p w14:paraId="414F2168" w14:textId="77777777" w:rsidR="000D0E6C" w:rsidRPr="008E32DF" w:rsidRDefault="000D0E6C" w:rsidP="000D0E6C">
      <w:pPr>
        <w:numPr>
          <w:ilvl w:val="0"/>
          <w:numId w:val="3"/>
        </w:numPr>
        <w:spacing w:line="360" w:lineRule="auto"/>
        <w:ind w:firstLine="709"/>
        <w:jc w:val="both"/>
        <w:rPr>
          <w:ins w:id="78" w:author="Рома Братчиков" w:date="2025-11-11T19:32:00Z"/>
        </w:rPr>
        <w:pPrChange w:id="79" w:author="Рома Братчиков" w:date="2025-11-11T19:32:00Z">
          <w:pPr>
            <w:numPr>
              <w:numId w:val="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80" w:author="Рома Братчиков" w:date="2025-11-11T19:32:00Z">
        <w:r w:rsidRPr="008E32DF">
          <w:rPr>
            <w:rPrChange w:id="81" w:author="Рома Братчиков" w:date="2025-11-11T19:32:00Z">
              <w:rPr>
                <w:b/>
                <w:bCs/>
              </w:rPr>
            </w:rPrChange>
          </w:rPr>
          <w:t>Ключові</w:t>
        </w:r>
        <w:proofErr w:type="spellEnd"/>
        <w:r w:rsidRPr="008E32DF">
          <w:rPr>
            <w:rPrChange w:id="82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83" w:author="Рома Братчиков" w:date="2025-11-11T19:32:00Z">
              <w:rPr>
                <w:b/>
                <w:bCs/>
              </w:rPr>
            </w:rPrChange>
          </w:rPr>
          <w:t>методи</w:t>
        </w:r>
        <w:proofErr w:type="spellEnd"/>
        <w:r w:rsidRPr="008E32DF">
          <w:rPr>
            <w:rPrChange w:id="84" w:author="Рома Братчиков" w:date="2025-11-11T19:32:00Z">
              <w:rPr>
                <w:b/>
                <w:bCs/>
              </w:rPr>
            </w:rPrChange>
          </w:rPr>
          <w:t>:</w:t>
        </w:r>
      </w:ins>
    </w:p>
    <w:p w14:paraId="13C174C8" w14:textId="77777777" w:rsidR="000D0E6C" w:rsidRPr="008E32DF" w:rsidRDefault="000D0E6C" w:rsidP="000D0E6C">
      <w:pPr>
        <w:numPr>
          <w:ilvl w:val="1"/>
          <w:numId w:val="3"/>
        </w:numPr>
        <w:spacing w:line="360" w:lineRule="auto"/>
        <w:ind w:firstLine="709"/>
        <w:jc w:val="both"/>
        <w:rPr>
          <w:ins w:id="85" w:author="Рома Братчиков" w:date="2025-11-11T19:32:00Z"/>
        </w:rPr>
        <w:pPrChange w:id="86" w:author="Рома Братчиков" w:date="2025-11-11T19:32:00Z">
          <w:pPr>
            <w:numPr>
              <w:ilvl w:val="1"/>
              <w:numId w:val="3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87" w:author="Рома Братчиков" w:date="2025-11-11T19:32:00Z">
        <w:r w:rsidRPr="008E32DF">
          <w:rPr>
            <w:rPrChange w:id="88" w:author="Рома Братчиков" w:date="2025-11-11T19:32:00Z">
              <w:rPr>
                <w:b/>
                <w:bCs/>
              </w:rPr>
            </w:rPrChange>
          </w:rPr>
          <w:t>document.getElementById</w:t>
        </w:r>
        <w:proofErr w:type="spellEnd"/>
        <w:proofErr w:type="gramEnd"/>
        <w:r w:rsidRPr="008E32DF">
          <w:rPr>
            <w:rPrChange w:id="89" w:author="Рома Братчиков" w:date="2025-11-11T19:32:00Z">
              <w:rPr>
                <w:b/>
                <w:bCs/>
              </w:rPr>
            </w:rPrChange>
          </w:rPr>
          <w:t>()</w:t>
        </w:r>
        <w:r w:rsidRPr="008E32DF">
          <w:t xml:space="preserve">: </w:t>
        </w:r>
        <w:proofErr w:type="spellStart"/>
        <w:r w:rsidRPr="008E32DF">
          <w:t>Отримання</w:t>
        </w:r>
        <w:proofErr w:type="spellEnd"/>
        <w:r w:rsidRPr="008E32DF">
          <w:t xml:space="preserve"> </w:t>
        </w:r>
        <w:proofErr w:type="spellStart"/>
        <w:r w:rsidRPr="008E32DF">
          <w:t>елемента</w:t>
        </w:r>
        <w:proofErr w:type="spellEnd"/>
        <w:r w:rsidRPr="008E32DF">
          <w:t xml:space="preserve"> &lt;p&gt; </w:t>
        </w:r>
        <w:proofErr w:type="spellStart"/>
        <w:r w:rsidRPr="008E32DF">
          <w:t>за</w:t>
        </w:r>
        <w:proofErr w:type="spellEnd"/>
        <w:r w:rsidRPr="008E32DF">
          <w:t xml:space="preserve"> ID.</w:t>
        </w:r>
      </w:ins>
    </w:p>
    <w:p w14:paraId="7FA9D752" w14:textId="77777777" w:rsidR="000D0E6C" w:rsidRPr="008E32DF" w:rsidRDefault="000D0E6C" w:rsidP="000D0E6C">
      <w:pPr>
        <w:numPr>
          <w:ilvl w:val="1"/>
          <w:numId w:val="3"/>
        </w:numPr>
        <w:spacing w:line="360" w:lineRule="auto"/>
        <w:ind w:firstLine="709"/>
        <w:jc w:val="both"/>
        <w:rPr>
          <w:ins w:id="90" w:author="Рома Братчиков" w:date="2025-11-11T19:32:00Z"/>
        </w:rPr>
        <w:pPrChange w:id="91" w:author="Рома Братчиков" w:date="2025-11-11T19:32:00Z">
          <w:pPr>
            <w:numPr>
              <w:ilvl w:val="1"/>
              <w:numId w:val="3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92" w:author="Рома Братчиков" w:date="2025-11-11T19:32:00Z">
        <w:r w:rsidRPr="008E32DF">
          <w:rPr>
            <w:rPrChange w:id="93" w:author="Рома Братчиков" w:date="2025-11-11T19:32:00Z">
              <w:rPr>
                <w:b/>
                <w:bCs/>
              </w:rPr>
            </w:rPrChange>
          </w:rPr>
          <w:t>element.style</w:t>
        </w:r>
        <w:proofErr w:type="spellEnd"/>
        <w:proofErr w:type="gramEnd"/>
        <w:r w:rsidRPr="008E32DF">
          <w:t xml:space="preserve">: </w:t>
        </w:r>
        <w:proofErr w:type="spellStart"/>
        <w:r w:rsidRPr="008E32DF">
          <w:t>Пряма</w:t>
        </w:r>
        <w:proofErr w:type="spellEnd"/>
        <w:r w:rsidRPr="008E32DF">
          <w:t xml:space="preserve"> </w:t>
        </w:r>
        <w:proofErr w:type="spellStart"/>
        <w:r w:rsidRPr="008E32DF">
          <w:t>зміна</w:t>
        </w:r>
        <w:proofErr w:type="spellEnd"/>
        <w:r w:rsidRPr="008E32DF">
          <w:t xml:space="preserve"> CSS-</w:t>
        </w:r>
        <w:proofErr w:type="spellStart"/>
        <w:r w:rsidRPr="008E32DF">
          <w:t>властивостей</w:t>
        </w:r>
        <w:proofErr w:type="spellEnd"/>
        <w:r w:rsidRPr="008E32DF">
          <w:t xml:space="preserve"> (</w:t>
        </w:r>
        <w:proofErr w:type="spellStart"/>
        <w:r w:rsidRPr="008E32DF">
          <w:t>колір</w:t>
        </w:r>
        <w:proofErr w:type="spellEnd"/>
        <w:r w:rsidRPr="008E32DF">
          <w:t xml:space="preserve"> — </w:t>
        </w:r>
        <w:proofErr w:type="spellStart"/>
        <w:r w:rsidRPr="008E32DF">
          <w:t>оранжевий</w:t>
        </w:r>
        <w:proofErr w:type="spellEnd"/>
        <w:r w:rsidRPr="008E32DF">
          <w:t xml:space="preserve">, </w:t>
        </w:r>
        <w:proofErr w:type="spellStart"/>
        <w:r w:rsidRPr="008E32DF">
          <w:t>розмір</w:t>
        </w:r>
        <w:proofErr w:type="spellEnd"/>
        <w:r w:rsidRPr="008E32DF">
          <w:t xml:space="preserve"> — 20 </w:t>
        </w:r>
        <w:proofErr w:type="spellStart"/>
        <w:r w:rsidRPr="008E32DF">
          <w:t>пт</w:t>
        </w:r>
        <w:proofErr w:type="spellEnd"/>
        <w:r w:rsidRPr="008E32DF">
          <w:t xml:space="preserve">, </w:t>
        </w:r>
        <w:proofErr w:type="spellStart"/>
        <w:r w:rsidRPr="008E32DF">
          <w:t>шрифт</w:t>
        </w:r>
        <w:proofErr w:type="spellEnd"/>
        <w:r w:rsidRPr="008E32DF">
          <w:t xml:space="preserve"> — "Comic Sans MS").</w:t>
        </w:r>
      </w:ins>
    </w:p>
    <w:p w14:paraId="31B66D9C" w14:textId="77777777" w:rsidR="000D0E6C" w:rsidRPr="008E32DF" w:rsidRDefault="000D0E6C" w:rsidP="000D0E6C">
      <w:pPr>
        <w:spacing w:line="360" w:lineRule="auto"/>
        <w:ind w:firstLine="709"/>
        <w:jc w:val="both"/>
        <w:rPr>
          <w:ins w:id="94" w:author="Рома Братчиков" w:date="2025-11-11T19:32:00Z"/>
          <w:rPrChange w:id="95" w:author="Рома Братчиков" w:date="2025-11-11T19:32:00Z">
            <w:rPr>
              <w:ins w:id="96" w:author="Рома Братчиков" w:date="2025-11-11T19:32:00Z"/>
              <w:b/>
              <w:bCs/>
            </w:rPr>
          </w:rPrChange>
        </w:rPr>
        <w:pPrChange w:id="97" w:author="Рома Братчиков" w:date="2025-11-11T19:32:00Z">
          <w:pPr>
            <w:spacing w:line="360" w:lineRule="auto"/>
          </w:pPr>
        </w:pPrChange>
      </w:pPr>
      <w:ins w:id="98" w:author="Рома Братчиков" w:date="2025-11-11T19:32:00Z">
        <w:r w:rsidRPr="008E32DF">
          <w:rPr>
            <w:rPrChange w:id="99" w:author="Рома Братчиков" w:date="2025-11-11T19:32:00Z">
              <w:rPr>
                <w:b/>
                <w:bCs/>
              </w:rPr>
            </w:rPrChange>
          </w:rPr>
          <w:t xml:space="preserve">3. </w:t>
        </w:r>
        <w:proofErr w:type="spellStart"/>
        <w:r w:rsidRPr="008E32DF">
          <w:rPr>
            <w:rPrChange w:id="100" w:author="Рома Братчиков" w:date="2025-11-11T19:32:00Z">
              <w:rPr>
                <w:b/>
                <w:bCs/>
              </w:rPr>
            </w:rPrChange>
          </w:rPr>
          <w:t>Обробка</w:t>
        </w:r>
        <w:proofErr w:type="spellEnd"/>
        <w:r w:rsidRPr="008E32DF">
          <w:rPr>
            <w:rPrChange w:id="101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102" w:author="Рома Братчиков" w:date="2025-11-11T19:32:00Z">
              <w:rPr>
                <w:b/>
                <w:bCs/>
              </w:rPr>
            </w:rPrChange>
          </w:rPr>
          <w:t>Різних</w:t>
        </w:r>
        <w:proofErr w:type="spellEnd"/>
        <w:r w:rsidRPr="008E32DF">
          <w:rPr>
            <w:rPrChange w:id="103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104" w:author="Рома Братчиков" w:date="2025-11-11T19:32:00Z">
              <w:rPr>
                <w:b/>
                <w:bCs/>
              </w:rPr>
            </w:rPrChange>
          </w:rPr>
          <w:t>Подій</w:t>
        </w:r>
        <w:proofErr w:type="spellEnd"/>
        <w:r w:rsidRPr="008E32DF">
          <w:rPr>
            <w:rPrChange w:id="105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106" w:author="Рома Братчиков" w:date="2025-11-11T19:32:00Z">
              <w:rPr>
                <w:b/>
                <w:bCs/>
              </w:rPr>
            </w:rPrChange>
          </w:rPr>
          <w:t>Миші</w:t>
        </w:r>
        <w:proofErr w:type="spellEnd"/>
      </w:ins>
    </w:p>
    <w:p w14:paraId="3E97C739" w14:textId="77777777" w:rsidR="000D0E6C" w:rsidRPr="008E32DF" w:rsidRDefault="000D0E6C" w:rsidP="000D0E6C">
      <w:pPr>
        <w:numPr>
          <w:ilvl w:val="0"/>
          <w:numId w:val="4"/>
        </w:numPr>
        <w:spacing w:line="360" w:lineRule="auto"/>
        <w:ind w:firstLine="709"/>
        <w:jc w:val="both"/>
        <w:rPr>
          <w:ins w:id="107" w:author="Рома Братчиков" w:date="2025-11-11T19:32:00Z"/>
        </w:rPr>
        <w:pPrChange w:id="108" w:author="Рома Братчиков" w:date="2025-11-11T19:32:00Z">
          <w:pPr>
            <w:numPr>
              <w:numId w:val="4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109" w:author="Рома Братчиков" w:date="2025-11-11T19:32:00Z">
        <w:r w:rsidRPr="008E32DF">
          <w:rPr>
            <w:rPrChange w:id="110" w:author="Рома Братчиков" w:date="2025-11-11T19:32:00Z">
              <w:rPr>
                <w:b/>
                <w:bCs/>
              </w:rPr>
            </w:rPrChange>
          </w:rPr>
          <w:t>Опис</w:t>
        </w:r>
        <w:proofErr w:type="spellEnd"/>
        <w:r w:rsidRPr="008E32DF">
          <w:rPr>
            <w:rPrChange w:id="111" w:author="Рома Братчиков" w:date="2025-11-11T19:32:00Z">
              <w:rPr>
                <w:b/>
                <w:bCs/>
              </w:rPr>
            </w:rPrChange>
          </w:rPr>
          <w:t>:</w:t>
        </w:r>
        <w:r w:rsidRPr="008E32DF">
          <w:t xml:space="preserve"> </w:t>
        </w:r>
        <w:proofErr w:type="spellStart"/>
        <w:r w:rsidRPr="008E32DF">
          <w:t>Зміна</w:t>
        </w:r>
        <w:proofErr w:type="spellEnd"/>
        <w:r w:rsidRPr="008E32DF">
          <w:t xml:space="preserve"> </w:t>
        </w:r>
        <w:proofErr w:type="spellStart"/>
        <w:r w:rsidRPr="008E32DF">
          <w:t>кольору</w:t>
        </w:r>
        <w:proofErr w:type="spellEnd"/>
        <w:r w:rsidRPr="008E32DF">
          <w:t xml:space="preserve"> </w:t>
        </w:r>
        <w:proofErr w:type="spellStart"/>
        <w:r w:rsidRPr="008E32DF">
          <w:t>фону</w:t>
        </w:r>
        <w:proofErr w:type="spellEnd"/>
        <w:r w:rsidRPr="008E32DF">
          <w:t xml:space="preserve"> </w:t>
        </w:r>
        <w:proofErr w:type="spellStart"/>
        <w:r w:rsidRPr="008E32DF">
          <w:t>сторінки</w:t>
        </w:r>
        <w:proofErr w:type="spellEnd"/>
        <w:r w:rsidRPr="008E32DF">
          <w:t xml:space="preserve"> (</w:t>
        </w:r>
        <w:proofErr w:type="spellStart"/>
        <w:proofErr w:type="gramStart"/>
        <w:r w:rsidRPr="008E32DF">
          <w:t>document.body</w:t>
        </w:r>
        <w:proofErr w:type="gramEnd"/>
        <w:r w:rsidRPr="008E32DF">
          <w:t>.style.backgroundColor</w:t>
        </w:r>
        <w:proofErr w:type="spellEnd"/>
        <w:r w:rsidRPr="008E32DF">
          <w:t xml:space="preserve">) </w:t>
        </w:r>
        <w:proofErr w:type="spellStart"/>
        <w:r w:rsidRPr="008E32DF">
          <w:t>залежно</w:t>
        </w:r>
        <w:proofErr w:type="spellEnd"/>
        <w:r w:rsidRPr="008E32DF">
          <w:t xml:space="preserve"> </w:t>
        </w:r>
        <w:proofErr w:type="spellStart"/>
        <w:r w:rsidRPr="008E32DF">
          <w:t>від</w:t>
        </w:r>
        <w:proofErr w:type="spellEnd"/>
        <w:r w:rsidRPr="008E32DF">
          <w:t xml:space="preserve"> </w:t>
        </w:r>
        <w:proofErr w:type="spellStart"/>
        <w:r w:rsidRPr="008E32DF">
          <w:t>події</w:t>
        </w:r>
        <w:proofErr w:type="spellEnd"/>
        <w:r w:rsidRPr="008E32DF">
          <w:t>:</w:t>
        </w:r>
      </w:ins>
    </w:p>
    <w:p w14:paraId="5FC2AF78" w14:textId="77777777" w:rsidR="000D0E6C" w:rsidRPr="008E32DF" w:rsidRDefault="000D0E6C" w:rsidP="000D0E6C">
      <w:pPr>
        <w:numPr>
          <w:ilvl w:val="1"/>
          <w:numId w:val="4"/>
        </w:numPr>
        <w:spacing w:line="360" w:lineRule="auto"/>
        <w:ind w:firstLine="709"/>
        <w:jc w:val="both"/>
        <w:rPr>
          <w:ins w:id="112" w:author="Рома Братчиков" w:date="2025-11-11T19:32:00Z"/>
        </w:rPr>
        <w:pPrChange w:id="113" w:author="Рома Братчиков" w:date="2025-11-11T19:32:00Z">
          <w:pPr>
            <w:numPr>
              <w:ilvl w:val="1"/>
              <w:numId w:val="4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ins w:id="114" w:author="Рома Братчиков" w:date="2025-11-11T19:32:00Z">
        <w:r w:rsidRPr="008E32DF">
          <w:rPr>
            <w:rPrChange w:id="115" w:author="Рома Братчиков" w:date="2025-11-11T19:32:00Z">
              <w:rPr>
                <w:b/>
                <w:bCs/>
              </w:rPr>
            </w:rPrChange>
          </w:rPr>
          <w:lastRenderedPageBreak/>
          <w:t>click</w:t>
        </w:r>
        <w:r w:rsidRPr="008E32DF">
          <w:t xml:space="preserve">: </w:t>
        </w:r>
        <w:proofErr w:type="spellStart"/>
        <w:r w:rsidRPr="008E32DF">
          <w:t>Синій</w:t>
        </w:r>
        <w:proofErr w:type="spellEnd"/>
        <w:r w:rsidRPr="008E32DF">
          <w:t xml:space="preserve"> </w:t>
        </w:r>
        <w:proofErr w:type="spellStart"/>
        <w:r w:rsidRPr="008E32DF">
          <w:t>фон</w:t>
        </w:r>
        <w:proofErr w:type="spellEnd"/>
        <w:r w:rsidRPr="008E32DF">
          <w:t>.</w:t>
        </w:r>
      </w:ins>
    </w:p>
    <w:p w14:paraId="4AD27FA9" w14:textId="77777777" w:rsidR="000D0E6C" w:rsidRPr="008E32DF" w:rsidRDefault="000D0E6C" w:rsidP="000D0E6C">
      <w:pPr>
        <w:numPr>
          <w:ilvl w:val="1"/>
          <w:numId w:val="4"/>
        </w:numPr>
        <w:spacing w:line="360" w:lineRule="auto"/>
        <w:ind w:firstLine="709"/>
        <w:jc w:val="both"/>
        <w:rPr>
          <w:ins w:id="116" w:author="Рома Братчиков" w:date="2025-11-11T19:32:00Z"/>
        </w:rPr>
        <w:pPrChange w:id="117" w:author="Рома Братчиков" w:date="2025-11-11T19:32:00Z">
          <w:pPr>
            <w:numPr>
              <w:ilvl w:val="1"/>
              <w:numId w:val="4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ins w:id="118" w:author="Рома Братчиков" w:date="2025-11-11T19:32:00Z">
        <w:r w:rsidRPr="008E32DF">
          <w:rPr>
            <w:rPrChange w:id="119" w:author="Рома Братчиков" w:date="2025-11-11T19:32:00Z">
              <w:rPr>
                <w:b/>
                <w:bCs/>
              </w:rPr>
            </w:rPrChange>
          </w:rPr>
          <w:t>dblclick</w:t>
        </w:r>
        <w:proofErr w:type="spellEnd"/>
        <w:r w:rsidRPr="008E32DF">
          <w:t xml:space="preserve">: </w:t>
        </w:r>
        <w:proofErr w:type="spellStart"/>
        <w:r w:rsidRPr="008E32DF">
          <w:t>Рожевий</w:t>
        </w:r>
        <w:proofErr w:type="spellEnd"/>
        <w:r w:rsidRPr="008E32DF">
          <w:t xml:space="preserve"> </w:t>
        </w:r>
        <w:proofErr w:type="spellStart"/>
        <w:r w:rsidRPr="008E32DF">
          <w:t>фон</w:t>
        </w:r>
        <w:proofErr w:type="spellEnd"/>
        <w:r w:rsidRPr="008E32DF">
          <w:t>.</w:t>
        </w:r>
      </w:ins>
    </w:p>
    <w:p w14:paraId="087853E9" w14:textId="77777777" w:rsidR="000D0E6C" w:rsidRPr="008E32DF" w:rsidRDefault="000D0E6C" w:rsidP="000D0E6C">
      <w:pPr>
        <w:numPr>
          <w:ilvl w:val="1"/>
          <w:numId w:val="4"/>
        </w:numPr>
        <w:spacing w:line="360" w:lineRule="auto"/>
        <w:ind w:firstLine="709"/>
        <w:jc w:val="both"/>
        <w:rPr>
          <w:ins w:id="120" w:author="Рома Братчиков" w:date="2025-11-11T19:32:00Z"/>
          <w:lang w:val="ru-RU"/>
          <w:rPrChange w:id="121" w:author="Рома Братчиков" w:date="2025-11-11T19:33:00Z">
            <w:rPr>
              <w:ins w:id="122" w:author="Рома Братчиков" w:date="2025-11-11T19:32:00Z"/>
            </w:rPr>
          </w:rPrChange>
        </w:rPr>
        <w:pPrChange w:id="123" w:author="Рома Братчиков" w:date="2025-11-11T19:32:00Z">
          <w:pPr>
            <w:numPr>
              <w:ilvl w:val="1"/>
              <w:numId w:val="4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ins w:id="124" w:author="Рома Братчиков" w:date="2025-11-11T19:32:00Z">
        <w:r w:rsidRPr="008E32DF">
          <w:rPr>
            <w:rPrChange w:id="125" w:author="Рома Братчиков" w:date="2025-11-11T19:32:00Z">
              <w:rPr>
                <w:b/>
                <w:bCs/>
              </w:rPr>
            </w:rPrChange>
          </w:rPr>
          <w:t>mousedown</w:t>
        </w:r>
        <w:proofErr w:type="spellEnd"/>
        <w:r w:rsidRPr="008E32DF">
          <w:rPr>
            <w:lang w:val="ru-RU"/>
            <w:rPrChange w:id="126" w:author="Рома Братчиков" w:date="2025-11-11T19:33:00Z">
              <w:rPr>
                <w:b/>
                <w:bCs/>
              </w:rPr>
            </w:rPrChange>
          </w:rPr>
          <w:t xml:space="preserve"> / </w:t>
        </w:r>
        <w:proofErr w:type="spellStart"/>
        <w:r w:rsidRPr="008E32DF">
          <w:rPr>
            <w:rPrChange w:id="127" w:author="Рома Братчиков" w:date="2025-11-11T19:32:00Z">
              <w:rPr>
                <w:b/>
                <w:bCs/>
              </w:rPr>
            </w:rPrChange>
          </w:rPr>
          <w:t>mouseup</w:t>
        </w:r>
        <w:proofErr w:type="spellEnd"/>
        <w:r w:rsidRPr="008E32DF">
          <w:rPr>
            <w:lang w:val="ru-RU"/>
            <w:rPrChange w:id="128" w:author="Рома Братчиков" w:date="2025-11-11T19:33:00Z">
              <w:rPr/>
            </w:rPrChange>
          </w:rPr>
          <w:t>: Коричневий при натисканні, білий при відпусканні.</w:t>
        </w:r>
      </w:ins>
    </w:p>
    <w:p w14:paraId="0B37B923" w14:textId="77777777" w:rsidR="000D0E6C" w:rsidRPr="008E32DF" w:rsidRDefault="000D0E6C" w:rsidP="000D0E6C">
      <w:pPr>
        <w:numPr>
          <w:ilvl w:val="1"/>
          <w:numId w:val="4"/>
        </w:numPr>
        <w:spacing w:line="360" w:lineRule="auto"/>
        <w:ind w:firstLine="709"/>
        <w:jc w:val="both"/>
        <w:rPr>
          <w:ins w:id="129" w:author="Рома Братчиков" w:date="2025-11-11T19:32:00Z"/>
          <w:lang w:val="ru-RU"/>
          <w:rPrChange w:id="130" w:author="Рома Братчиков" w:date="2025-11-11T19:33:00Z">
            <w:rPr>
              <w:ins w:id="131" w:author="Рома Братчиков" w:date="2025-11-11T19:32:00Z"/>
            </w:rPr>
          </w:rPrChange>
        </w:rPr>
        <w:pPrChange w:id="132" w:author="Рома Братчиков" w:date="2025-11-11T19:32:00Z">
          <w:pPr>
            <w:numPr>
              <w:ilvl w:val="1"/>
              <w:numId w:val="4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ins w:id="133" w:author="Рома Братчиков" w:date="2025-11-11T19:32:00Z">
        <w:r w:rsidRPr="008E32DF">
          <w:rPr>
            <w:rPrChange w:id="134" w:author="Рома Братчиков" w:date="2025-11-11T19:32:00Z">
              <w:rPr>
                <w:b/>
                <w:bCs/>
              </w:rPr>
            </w:rPrChange>
          </w:rPr>
          <w:t>mouseover</w:t>
        </w:r>
        <w:r w:rsidRPr="008E32DF">
          <w:rPr>
            <w:lang w:val="ru-RU"/>
            <w:rPrChange w:id="135" w:author="Рома Братчиков" w:date="2025-11-11T19:33:00Z">
              <w:rPr>
                <w:b/>
                <w:bCs/>
              </w:rPr>
            </w:rPrChange>
          </w:rPr>
          <w:t xml:space="preserve"> / </w:t>
        </w:r>
        <w:proofErr w:type="spellStart"/>
        <w:r w:rsidRPr="008E32DF">
          <w:rPr>
            <w:rPrChange w:id="136" w:author="Рома Братчиков" w:date="2025-11-11T19:32:00Z">
              <w:rPr>
                <w:b/>
                <w:bCs/>
              </w:rPr>
            </w:rPrChange>
          </w:rPr>
          <w:t>mouseout</w:t>
        </w:r>
        <w:proofErr w:type="spellEnd"/>
        <w:r w:rsidRPr="008E32DF">
          <w:rPr>
            <w:lang w:val="ru-RU"/>
            <w:rPrChange w:id="137" w:author="Рома Братчиков" w:date="2025-11-11T19:33:00Z">
              <w:rPr/>
            </w:rPrChange>
          </w:rPr>
          <w:t>: Жовтий при наведенні на лінку, білий при відведенні.</w:t>
        </w:r>
      </w:ins>
    </w:p>
    <w:p w14:paraId="73C61C9F" w14:textId="77777777" w:rsidR="000D0E6C" w:rsidRPr="008E32DF" w:rsidRDefault="000D0E6C" w:rsidP="000D0E6C">
      <w:pPr>
        <w:numPr>
          <w:ilvl w:val="0"/>
          <w:numId w:val="4"/>
        </w:numPr>
        <w:spacing w:line="360" w:lineRule="auto"/>
        <w:ind w:firstLine="709"/>
        <w:jc w:val="both"/>
        <w:rPr>
          <w:ins w:id="138" w:author="Рома Братчиков" w:date="2025-11-11T19:32:00Z"/>
        </w:rPr>
        <w:pPrChange w:id="139" w:author="Рома Братчиков" w:date="2025-11-11T19:32:00Z">
          <w:pPr>
            <w:numPr>
              <w:numId w:val="4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140" w:author="Рома Братчиков" w:date="2025-11-11T19:32:00Z">
        <w:r w:rsidRPr="008E32DF">
          <w:rPr>
            <w:rPrChange w:id="141" w:author="Рома Братчиков" w:date="2025-11-11T19:32:00Z">
              <w:rPr>
                <w:b/>
                <w:bCs/>
              </w:rPr>
            </w:rPrChange>
          </w:rPr>
          <w:t>Ключові</w:t>
        </w:r>
        <w:proofErr w:type="spellEnd"/>
        <w:r w:rsidRPr="008E32DF">
          <w:rPr>
            <w:rPrChange w:id="142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143" w:author="Рома Братчиков" w:date="2025-11-11T19:32:00Z">
              <w:rPr>
                <w:b/>
                <w:bCs/>
              </w:rPr>
            </w:rPrChange>
          </w:rPr>
          <w:t>методи</w:t>
        </w:r>
        <w:proofErr w:type="spellEnd"/>
        <w:r w:rsidRPr="008E32DF">
          <w:rPr>
            <w:rPrChange w:id="144" w:author="Рома Братчиков" w:date="2025-11-11T19:32:00Z">
              <w:rPr>
                <w:b/>
                <w:bCs/>
              </w:rPr>
            </w:rPrChange>
          </w:rPr>
          <w:t>:</w:t>
        </w:r>
      </w:ins>
    </w:p>
    <w:p w14:paraId="124506B6" w14:textId="77777777" w:rsidR="000D0E6C" w:rsidRPr="008E32DF" w:rsidRDefault="000D0E6C" w:rsidP="000D0E6C">
      <w:pPr>
        <w:numPr>
          <w:ilvl w:val="1"/>
          <w:numId w:val="4"/>
        </w:numPr>
        <w:spacing w:line="360" w:lineRule="auto"/>
        <w:ind w:firstLine="709"/>
        <w:jc w:val="both"/>
        <w:rPr>
          <w:ins w:id="145" w:author="Рома Братчиков" w:date="2025-11-11T19:32:00Z"/>
        </w:rPr>
        <w:pPrChange w:id="146" w:author="Рома Братчиков" w:date="2025-11-11T19:32:00Z">
          <w:pPr>
            <w:numPr>
              <w:ilvl w:val="1"/>
              <w:numId w:val="4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147" w:author="Рома Братчиков" w:date="2025-11-11T19:32:00Z">
        <w:r w:rsidRPr="008E32DF">
          <w:rPr>
            <w:rPrChange w:id="148" w:author="Рома Братчиков" w:date="2025-11-11T19:32:00Z">
              <w:rPr>
                <w:b/>
                <w:bCs/>
              </w:rPr>
            </w:rPrChange>
          </w:rPr>
          <w:t>addEventListener</w:t>
        </w:r>
        <w:proofErr w:type="spellEnd"/>
        <w:r w:rsidRPr="008E32DF">
          <w:rPr>
            <w:rPrChange w:id="149" w:author="Рома Братчиков" w:date="2025-11-11T19:32:00Z">
              <w:rPr>
                <w:b/>
                <w:bCs/>
              </w:rPr>
            </w:rPrChange>
          </w:rPr>
          <w:t>(</w:t>
        </w:r>
        <w:proofErr w:type="gramEnd"/>
        <w:r w:rsidRPr="008E32DF">
          <w:rPr>
            <w:rPrChange w:id="150" w:author="Рома Братчиков" w:date="2025-11-11T19:32:00Z">
              <w:rPr>
                <w:b/>
                <w:bCs/>
              </w:rPr>
            </w:rPrChange>
          </w:rPr>
          <w:t>)</w:t>
        </w:r>
        <w:r w:rsidRPr="008E32DF">
          <w:t xml:space="preserve">: </w:t>
        </w:r>
        <w:proofErr w:type="spellStart"/>
        <w:r w:rsidRPr="008E32DF">
          <w:t>Прив'язка</w:t>
        </w:r>
        <w:proofErr w:type="spellEnd"/>
        <w:r w:rsidRPr="008E32DF">
          <w:t xml:space="preserve"> </w:t>
        </w:r>
        <w:proofErr w:type="spellStart"/>
        <w:r w:rsidRPr="008E32DF">
          <w:t>обробників</w:t>
        </w:r>
        <w:proofErr w:type="spellEnd"/>
        <w:r w:rsidRPr="008E32DF">
          <w:t xml:space="preserve"> </w:t>
        </w:r>
        <w:proofErr w:type="spellStart"/>
        <w:r w:rsidRPr="008E32DF">
          <w:t>до</w:t>
        </w:r>
        <w:proofErr w:type="spellEnd"/>
        <w:r w:rsidRPr="008E32DF">
          <w:t xml:space="preserve"> </w:t>
        </w:r>
        <w:proofErr w:type="spellStart"/>
        <w:r w:rsidRPr="008E32DF">
          <w:t>елементів</w:t>
        </w:r>
        <w:proofErr w:type="spellEnd"/>
        <w:r w:rsidRPr="008E32DF">
          <w:t>.</w:t>
        </w:r>
      </w:ins>
    </w:p>
    <w:p w14:paraId="7D1F2CD6" w14:textId="77777777" w:rsidR="000D0E6C" w:rsidRPr="008E32DF" w:rsidRDefault="000D0E6C" w:rsidP="000D0E6C">
      <w:pPr>
        <w:numPr>
          <w:ilvl w:val="1"/>
          <w:numId w:val="4"/>
        </w:numPr>
        <w:spacing w:line="360" w:lineRule="auto"/>
        <w:ind w:firstLine="709"/>
        <w:jc w:val="both"/>
        <w:rPr>
          <w:ins w:id="151" w:author="Рома Братчиков" w:date="2025-11-11T19:32:00Z"/>
          <w:lang w:val="ru-RU"/>
          <w:rPrChange w:id="152" w:author="Рома Братчиков" w:date="2025-11-11T19:33:00Z">
            <w:rPr>
              <w:ins w:id="153" w:author="Рома Братчиков" w:date="2025-11-11T19:32:00Z"/>
            </w:rPr>
          </w:rPrChange>
        </w:rPr>
        <w:pPrChange w:id="154" w:author="Рома Братчиков" w:date="2025-11-11T19:32:00Z">
          <w:pPr>
            <w:numPr>
              <w:ilvl w:val="1"/>
              <w:numId w:val="4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gramStart"/>
      <w:ins w:id="155" w:author="Рома Братчиков" w:date="2025-11-11T19:32:00Z">
        <w:r w:rsidRPr="008E32DF">
          <w:rPr>
            <w:rPrChange w:id="156" w:author="Рома Братчиков" w:date="2025-11-11T19:32:00Z">
              <w:rPr>
                <w:b/>
                <w:bCs/>
              </w:rPr>
            </w:rPrChange>
          </w:rPr>
          <w:t>document</w:t>
        </w:r>
        <w:r w:rsidRPr="008E32DF">
          <w:rPr>
            <w:lang w:val="ru-RU"/>
            <w:rPrChange w:id="157" w:author="Рома Братчиков" w:date="2025-11-11T19:33:00Z">
              <w:rPr>
                <w:b/>
                <w:bCs/>
              </w:rPr>
            </w:rPrChange>
          </w:rPr>
          <w:t>.</w:t>
        </w:r>
        <w:r w:rsidRPr="008E32DF">
          <w:rPr>
            <w:rPrChange w:id="158" w:author="Рома Братчиков" w:date="2025-11-11T19:32:00Z">
              <w:rPr>
                <w:b/>
                <w:bCs/>
              </w:rPr>
            </w:rPrChange>
          </w:rPr>
          <w:t>body</w:t>
        </w:r>
        <w:proofErr w:type="gramEnd"/>
        <w:r w:rsidRPr="008E32DF">
          <w:rPr>
            <w:lang w:val="ru-RU"/>
            <w:rPrChange w:id="159" w:author="Рома Братчиков" w:date="2025-11-11T19:33:00Z">
              <w:rPr/>
            </w:rPrChange>
          </w:rPr>
          <w:t>: Доступ до стилів сторінки.</w:t>
        </w:r>
      </w:ins>
    </w:p>
    <w:p w14:paraId="3007FAD7" w14:textId="77777777" w:rsidR="000D0E6C" w:rsidRPr="008E32DF" w:rsidRDefault="000D0E6C" w:rsidP="000D0E6C">
      <w:pPr>
        <w:spacing w:line="360" w:lineRule="auto"/>
        <w:ind w:firstLine="709"/>
        <w:jc w:val="both"/>
        <w:rPr>
          <w:ins w:id="160" w:author="Рома Братчиков" w:date="2025-11-11T19:32:00Z"/>
          <w:rPrChange w:id="161" w:author="Рома Братчиков" w:date="2025-11-11T19:32:00Z">
            <w:rPr>
              <w:ins w:id="162" w:author="Рома Братчиков" w:date="2025-11-11T19:32:00Z"/>
              <w:b/>
              <w:bCs/>
            </w:rPr>
          </w:rPrChange>
        </w:rPr>
        <w:pPrChange w:id="163" w:author="Рома Братчиков" w:date="2025-11-11T19:32:00Z">
          <w:pPr>
            <w:spacing w:line="360" w:lineRule="auto"/>
          </w:pPr>
        </w:pPrChange>
      </w:pPr>
      <w:ins w:id="164" w:author="Рома Братчиков" w:date="2025-11-11T19:32:00Z">
        <w:r w:rsidRPr="008E32DF">
          <w:rPr>
            <w:rPrChange w:id="165" w:author="Рома Братчиков" w:date="2025-11-11T19:32:00Z">
              <w:rPr>
                <w:b/>
                <w:bCs/>
              </w:rPr>
            </w:rPrChange>
          </w:rPr>
          <w:t xml:space="preserve">4. </w:t>
        </w:r>
        <w:proofErr w:type="spellStart"/>
        <w:r w:rsidRPr="008E32DF">
          <w:rPr>
            <w:rPrChange w:id="166" w:author="Рома Братчиков" w:date="2025-11-11T19:32:00Z">
              <w:rPr>
                <w:b/>
                <w:bCs/>
              </w:rPr>
            </w:rPrChange>
          </w:rPr>
          <w:t>Видалення</w:t>
        </w:r>
        <w:proofErr w:type="spellEnd"/>
        <w:r w:rsidRPr="008E32DF">
          <w:rPr>
            <w:rPrChange w:id="167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168" w:author="Рома Братчиков" w:date="2025-11-11T19:32:00Z">
              <w:rPr>
                <w:b/>
                <w:bCs/>
              </w:rPr>
            </w:rPrChange>
          </w:rPr>
          <w:t>Елементів</w:t>
        </w:r>
        <w:proofErr w:type="spellEnd"/>
        <w:r w:rsidRPr="008E32DF">
          <w:rPr>
            <w:rPrChange w:id="169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170" w:author="Рома Братчиков" w:date="2025-11-11T19:32:00Z">
              <w:rPr>
                <w:b/>
                <w:bCs/>
              </w:rPr>
            </w:rPrChange>
          </w:rPr>
          <w:t>Списку</w:t>
        </w:r>
        <w:proofErr w:type="spellEnd"/>
      </w:ins>
    </w:p>
    <w:p w14:paraId="3D2ECF91" w14:textId="77777777" w:rsidR="000D0E6C" w:rsidRPr="008E32DF" w:rsidRDefault="000D0E6C" w:rsidP="000D0E6C">
      <w:pPr>
        <w:numPr>
          <w:ilvl w:val="0"/>
          <w:numId w:val="5"/>
        </w:numPr>
        <w:tabs>
          <w:tab w:val="clear" w:pos="720"/>
          <w:tab w:val="num" w:pos="1418"/>
        </w:tabs>
        <w:spacing w:line="360" w:lineRule="auto"/>
        <w:ind w:firstLine="709"/>
        <w:jc w:val="both"/>
        <w:rPr>
          <w:ins w:id="171" w:author="Рома Братчиков" w:date="2025-11-11T19:32:00Z"/>
          <w:lang w:val="ru-RU"/>
          <w:rPrChange w:id="172" w:author="Рома Братчиков" w:date="2025-11-11T19:33:00Z">
            <w:rPr>
              <w:ins w:id="173" w:author="Рома Братчиков" w:date="2025-11-11T19:32:00Z"/>
            </w:rPr>
          </w:rPrChange>
        </w:rPr>
        <w:pPrChange w:id="174" w:author="Рома Братчиков" w:date="2025-11-11T19:32:00Z">
          <w:pPr>
            <w:numPr>
              <w:numId w:val="5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175" w:author="Рома Братчиков" w:date="2025-11-11T19:32:00Z">
        <w:r w:rsidRPr="008E32DF">
          <w:rPr>
            <w:lang w:val="ru-RU"/>
            <w:rPrChange w:id="176" w:author="Рома Братчиков" w:date="2025-11-11T19:33:00Z">
              <w:rPr>
                <w:b/>
                <w:bCs/>
              </w:rPr>
            </w:rPrChange>
          </w:rPr>
          <w:t>Опис:</w:t>
        </w:r>
        <w:r w:rsidRPr="008E32DF">
          <w:rPr>
            <w:lang w:val="ru-RU"/>
            <w:rPrChange w:id="177" w:author="Рома Братчиков" w:date="2025-11-11T19:33:00Z">
              <w:rPr/>
            </w:rPrChange>
          </w:rPr>
          <w:t xml:space="preserve"> Реалізовано функцію для видалення обраного елемента з &lt;</w:t>
        </w:r>
        <w:r w:rsidRPr="008E32DF">
          <w:t>select</w:t>
        </w:r>
        <w:r w:rsidRPr="008E32DF">
          <w:rPr>
            <w:lang w:val="ru-RU"/>
            <w:rPrChange w:id="178" w:author="Рома Братчиков" w:date="2025-11-11T19:33:00Z">
              <w:rPr/>
            </w:rPrChange>
          </w:rPr>
          <w:t>&gt;.</w:t>
        </w:r>
      </w:ins>
    </w:p>
    <w:p w14:paraId="47DDAFC3" w14:textId="77777777" w:rsidR="000D0E6C" w:rsidRPr="008E32DF" w:rsidRDefault="000D0E6C" w:rsidP="000D0E6C">
      <w:pPr>
        <w:numPr>
          <w:ilvl w:val="0"/>
          <w:numId w:val="5"/>
        </w:numPr>
        <w:spacing w:line="360" w:lineRule="auto"/>
        <w:ind w:firstLine="709"/>
        <w:jc w:val="both"/>
        <w:rPr>
          <w:ins w:id="179" w:author="Рома Братчиков" w:date="2025-11-11T19:32:00Z"/>
        </w:rPr>
        <w:pPrChange w:id="180" w:author="Рома Братчиков" w:date="2025-11-11T19:32:00Z">
          <w:pPr>
            <w:numPr>
              <w:numId w:val="5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181" w:author="Рома Братчиков" w:date="2025-11-11T19:32:00Z">
        <w:r w:rsidRPr="008E32DF">
          <w:rPr>
            <w:rPrChange w:id="182" w:author="Рома Братчиков" w:date="2025-11-11T19:32:00Z">
              <w:rPr>
                <w:b/>
                <w:bCs/>
              </w:rPr>
            </w:rPrChange>
          </w:rPr>
          <w:t>Ключові</w:t>
        </w:r>
        <w:proofErr w:type="spellEnd"/>
        <w:r w:rsidRPr="008E32DF">
          <w:rPr>
            <w:rPrChange w:id="183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184" w:author="Рома Братчиков" w:date="2025-11-11T19:32:00Z">
              <w:rPr>
                <w:b/>
                <w:bCs/>
              </w:rPr>
            </w:rPrChange>
          </w:rPr>
          <w:t>методи</w:t>
        </w:r>
        <w:proofErr w:type="spellEnd"/>
        <w:r w:rsidRPr="008E32DF">
          <w:rPr>
            <w:rPrChange w:id="185" w:author="Рома Братчиков" w:date="2025-11-11T19:32:00Z">
              <w:rPr>
                <w:b/>
                <w:bCs/>
              </w:rPr>
            </w:rPrChange>
          </w:rPr>
          <w:t>:</w:t>
        </w:r>
      </w:ins>
    </w:p>
    <w:p w14:paraId="1EACADA0" w14:textId="77777777" w:rsidR="000D0E6C" w:rsidRPr="008E32DF" w:rsidRDefault="000D0E6C" w:rsidP="000D0E6C">
      <w:pPr>
        <w:numPr>
          <w:ilvl w:val="1"/>
          <w:numId w:val="5"/>
        </w:numPr>
        <w:spacing w:line="360" w:lineRule="auto"/>
        <w:ind w:firstLine="709"/>
        <w:jc w:val="both"/>
        <w:rPr>
          <w:ins w:id="186" w:author="Рома Братчиков" w:date="2025-11-11T19:32:00Z"/>
        </w:rPr>
        <w:pPrChange w:id="187" w:author="Рома Братчиков" w:date="2025-11-11T19:32:00Z">
          <w:pPr>
            <w:numPr>
              <w:ilvl w:val="1"/>
              <w:numId w:val="5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ins w:id="188" w:author="Рома Братчиков" w:date="2025-11-11T19:32:00Z">
        <w:r w:rsidRPr="008E32DF">
          <w:rPr>
            <w:rPrChange w:id="189" w:author="Рома Братчиков" w:date="2025-11-11T19:32:00Z">
              <w:rPr>
                <w:b/>
                <w:bCs/>
              </w:rPr>
            </w:rPrChange>
          </w:rPr>
          <w:t>selectElement.selectedIndex</w:t>
        </w:r>
        <w:proofErr w:type="spellEnd"/>
        <w:r w:rsidRPr="008E32DF">
          <w:t xml:space="preserve">: </w:t>
        </w:r>
        <w:proofErr w:type="spellStart"/>
        <w:r w:rsidRPr="008E32DF">
          <w:t>Визначення</w:t>
        </w:r>
        <w:proofErr w:type="spellEnd"/>
        <w:r w:rsidRPr="008E32DF">
          <w:t xml:space="preserve"> </w:t>
        </w:r>
        <w:proofErr w:type="spellStart"/>
        <w:r w:rsidRPr="008E32DF">
          <w:t>індексу</w:t>
        </w:r>
        <w:proofErr w:type="spellEnd"/>
        <w:r w:rsidRPr="008E32DF">
          <w:t xml:space="preserve"> </w:t>
        </w:r>
        <w:proofErr w:type="spellStart"/>
        <w:r w:rsidRPr="008E32DF">
          <w:t>елемента</w:t>
        </w:r>
        <w:proofErr w:type="spellEnd"/>
        <w:r w:rsidRPr="008E32DF">
          <w:t xml:space="preserve">, </w:t>
        </w:r>
        <w:proofErr w:type="spellStart"/>
        <w:r w:rsidRPr="008E32DF">
          <w:t>який</w:t>
        </w:r>
        <w:proofErr w:type="spellEnd"/>
        <w:r w:rsidRPr="008E32DF">
          <w:t xml:space="preserve"> </w:t>
        </w:r>
        <w:proofErr w:type="spellStart"/>
        <w:r w:rsidRPr="008E32DF">
          <w:t>потрібно</w:t>
        </w:r>
        <w:proofErr w:type="spellEnd"/>
        <w:r w:rsidRPr="008E32DF">
          <w:t xml:space="preserve"> </w:t>
        </w:r>
        <w:proofErr w:type="spellStart"/>
        <w:r w:rsidRPr="008E32DF">
          <w:t>видалити</w:t>
        </w:r>
        <w:proofErr w:type="spellEnd"/>
        <w:r w:rsidRPr="008E32DF">
          <w:t>.</w:t>
        </w:r>
      </w:ins>
    </w:p>
    <w:p w14:paraId="618D882C" w14:textId="77777777" w:rsidR="000D0E6C" w:rsidRPr="008E32DF" w:rsidRDefault="000D0E6C" w:rsidP="000D0E6C">
      <w:pPr>
        <w:numPr>
          <w:ilvl w:val="1"/>
          <w:numId w:val="5"/>
        </w:numPr>
        <w:spacing w:line="360" w:lineRule="auto"/>
        <w:ind w:firstLine="709"/>
        <w:jc w:val="both"/>
        <w:rPr>
          <w:ins w:id="190" w:author="Рома Братчиков" w:date="2025-11-11T19:32:00Z"/>
        </w:rPr>
        <w:pPrChange w:id="191" w:author="Рома Братчиков" w:date="2025-11-11T19:32:00Z">
          <w:pPr>
            <w:numPr>
              <w:ilvl w:val="1"/>
              <w:numId w:val="5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ins w:id="192" w:author="Рома Братчиков" w:date="2025-11-11T19:32:00Z">
        <w:r w:rsidRPr="008E32DF">
          <w:rPr>
            <w:rPrChange w:id="193" w:author="Рома Братчиков" w:date="2025-11-11T19:32:00Z">
              <w:rPr>
                <w:b/>
                <w:bCs/>
              </w:rPr>
            </w:rPrChange>
          </w:rPr>
          <w:t>selectElement.remove</w:t>
        </w:r>
        <w:proofErr w:type="spellEnd"/>
        <w:r w:rsidRPr="008E32DF">
          <w:rPr>
            <w:rPrChange w:id="194" w:author="Рома Братчиков" w:date="2025-11-11T19:32:00Z">
              <w:rPr>
                <w:b/>
                <w:bCs/>
              </w:rPr>
            </w:rPrChange>
          </w:rPr>
          <w:t>(index)</w:t>
        </w:r>
        <w:r w:rsidRPr="008E32DF">
          <w:t xml:space="preserve">: </w:t>
        </w:r>
        <w:proofErr w:type="spellStart"/>
        <w:r w:rsidRPr="008E32DF">
          <w:t>Видалення</w:t>
        </w:r>
        <w:proofErr w:type="spellEnd"/>
        <w:r w:rsidRPr="008E32DF">
          <w:t xml:space="preserve"> </w:t>
        </w:r>
        <w:proofErr w:type="spellStart"/>
        <w:r w:rsidRPr="008E32DF">
          <w:t>опції</w:t>
        </w:r>
        <w:proofErr w:type="spellEnd"/>
        <w:r w:rsidRPr="008E32DF">
          <w:t xml:space="preserve"> </w:t>
        </w:r>
        <w:proofErr w:type="spellStart"/>
        <w:r w:rsidRPr="008E32DF">
          <w:t>за</w:t>
        </w:r>
        <w:proofErr w:type="spellEnd"/>
        <w:r w:rsidRPr="008E32DF">
          <w:t xml:space="preserve"> </w:t>
        </w:r>
        <w:proofErr w:type="spellStart"/>
        <w:r w:rsidRPr="008E32DF">
          <w:t>її</w:t>
        </w:r>
        <w:proofErr w:type="spellEnd"/>
        <w:r w:rsidRPr="008E32DF">
          <w:t xml:space="preserve"> </w:t>
        </w:r>
        <w:proofErr w:type="spellStart"/>
        <w:r w:rsidRPr="008E32DF">
          <w:t>індексом</w:t>
        </w:r>
        <w:proofErr w:type="spellEnd"/>
        <w:r w:rsidRPr="008E32DF">
          <w:t>.</w:t>
        </w:r>
      </w:ins>
    </w:p>
    <w:p w14:paraId="0DADF0E8" w14:textId="77777777" w:rsidR="000D0E6C" w:rsidRPr="008E32DF" w:rsidRDefault="000D0E6C" w:rsidP="000D0E6C">
      <w:pPr>
        <w:spacing w:line="360" w:lineRule="auto"/>
        <w:ind w:firstLine="709"/>
        <w:jc w:val="both"/>
        <w:rPr>
          <w:ins w:id="195" w:author="Рома Братчиков" w:date="2025-11-11T19:32:00Z"/>
          <w:rPrChange w:id="196" w:author="Рома Братчиков" w:date="2025-11-11T19:32:00Z">
            <w:rPr>
              <w:ins w:id="197" w:author="Рома Братчиков" w:date="2025-11-11T19:32:00Z"/>
              <w:b/>
              <w:bCs/>
            </w:rPr>
          </w:rPrChange>
        </w:rPr>
        <w:pPrChange w:id="198" w:author="Рома Братчиков" w:date="2025-11-11T19:32:00Z">
          <w:pPr>
            <w:spacing w:line="360" w:lineRule="auto"/>
          </w:pPr>
        </w:pPrChange>
      </w:pPr>
      <w:ins w:id="199" w:author="Рома Братчиков" w:date="2025-11-11T19:32:00Z">
        <w:r w:rsidRPr="008E32DF">
          <w:rPr>
            <w:rPrChange w:id="200" w:author="Рома Братчиков" w:date="2025-11-11T19:32:00Z">
              <w:rPr>
                <w:b/>
                <w:bCs/>
              </w:rPr>
            </w:rPrChange>
          </w:rPr>
          <w:t xml:space="preserve">5. </w:t>
        </w:r>
        <w:proofErr w:type="spellStart"/>
        <w:r w:rsidRPr="008E32DF">
          <w:rPr>
            <w:rPrChange w:id="201" w:author="Рома Братчиков" w:date="2025-11-11T19:32:00Z">
              <w:rPr>
                <w:b/>
                <w:bCs/>
              </w:rPr>
            </w:rPrChange>
          </w:rPr>
          <w:t>Повідомлення</w:t>
        </w:r>
        <w:proofErr w:type="spellEnd"/>
        <w:r w:rsidRPr="008E32DF">
          <w:rPr>
            <w:rPrChange w:id="202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03" w:author="Рома Братчиков" w:date="2025-11-11T19:32:00Z">
              <w:rPr>
                <w:b/>
                <w:bCs/>
              </w:rPr>
            </w:rPrChange>
          </w:rPr>
          <w:t>при</w:t>
        </w:r>
        <w:proofErr w:type="spellEnd"/>
        <w:r w:rsidRPr="008E32DF">
          <w:rPr>
            <w:rPrChange w:id="204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05" w:author="Рома Братчиков" w:date="2025-11-11T19:32:00Z">
              <w:rPr>
                <w:b/>
                <w:bCs/>
              </w:rPr>
            </w:rPrChange>
          </w:rPr>
          <w:t>Подіях</w:t>
        </w:r>
        <w:proofErr w:type="spellEnd"/>
        <w:r w:rsidRPr="008E32DF">
          <w:rPr>
            <w:rPrChange w:id="206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07" w:author="Рома Братчиков" w:date="2025-11-11T19:32:00Z">
              <w:rPr>
                <w:b/>
                <w:bCs/>
              </w:rPr>
            </w:rPrChange>
          </w:rPr>
          <w:t>Кнопки</w:t>
        </w:r>
        <w:proofErr w:type="spellEnd"/>
      </w:ins>
    </w:p>
    <w:p w14:paraId="64FF9D7D" w14:textId="77777777" w:rsidR="000D0E6C" w:rsidRPr="008E32DF" w:rsidRDefault="000D0E6C" w:rsidP="000D0E6C">
      <w:pPr>
        <w:numPr>
          <w:ilvl w:val="0"/>
          <w:numId w:val="6"/>
        </w:numPr>
        <w:spacing w:line="360" w:lineRule="auto"/>
        <w:ind w:firstLine="709"/>
        <w:jc w:val="both"/>
        <w:rPr>
          <w:ins w:id="208" w:author="Рома Братчиков" w:date="2025-11-11T19:32:00Z"/>
          <w:lang w:val="ru-RU"/>
          <w:rPrChange w:id="209" w:author="Рома Братчиков" w:date="2025-11-11T19:33:00Z">
            <w:rPr>
              <w:ins w:id="210" w:author="Рома Братчиков" w:date="2025-11-11T19:32:00Z"/>
            </w:rPr>
          </w:rPrChange>
        </w:rPr>
        <w:pPrChange w:id="211" w:author="Рома Братчиков" w:date="2025-11-11T19:32:00Z">
          <w:pPr>
            <w:numPr>
              <w:numId w:val="6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12" w:author="Рома Братчиков" w:date="2025-11-11T19:32:00Z">
        <w:r w:rsidRPr="008E32DF">
          <w:rPr>
            <w:lang w:val="ru-RU"/>
            <w:rPrChange w:id="213" w:author="Рома Братчиков" w:date="2025-11-11T19:33:00Z">
              <w:rPr>
                <w:b/>
                <w:bCs/>
              </w:rPr>
            </w:rPrChange>
          </w:rPr>
          <w:t>Опис:</w:t>
        </w:r>
        <w:r w:rsidRPr="008E32DF">
          <w:rPr>
            <w:lang w:val="ru-RU"/>
            <w:rPrChange w:id="214" w:author="Рома Братчиков" w:date="2025-11-11T19:33:00Z">
              <w:rPr/>
            </w:rPrChange>
          </w:rPr>
          <w:t xml:space="preserve"> Використання вбудованих обробників для виведення повідомлень у консоль браузера.</w:t>
        </w:r>
      </w:ins>
    </w:p>
    <w:p w14:paraId="3D49C0DE" w14:textId="77777777" w:rsidR="000D0E6C" w:rsidRPr="008E32DF" w:rsidRDefault="000D0E6C" w:rsidP="000D0E6C">
      <w:pPr>
        <w:numPr>
          <w:ilvl w:val="0"/>
          <w:numId w:val="6"/>
        </w:numPr>
        <w:spacing w:line="360" w:lineRule="auto"/>
        <w:ind w:firstLine="709"/>
        <w:jc w:val="both"/>
        <w:rPr>
          <w:ins w:id="215" w:author="Рома Братчиков" w:date="2025-11-11T19:32:00Z"/>
        </w:rPr>
        <w:pPrChange w:id="216" w:author="Рома Братчиков" w:date="2025-11-11T19:32:00Z">
          <w:pPr>
            <w:numPr>
              <w:numId w:val="6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217" w:author="Рома Братчиков" w:date="2025-11-11T19:32:00Z">
        <w:r w:rsidRPr="008E32DF">
          <w:rPr>
            <w:rPrChange w:id="218" w:author="Рома Братчиков" w:date="2025-11-11T19:32:00Z">
              <w:rPr>
                <w:b/>
                <w:bCs/>
              </w:rPr>
            </w:rPrChange>
          </w:rPr>
          <w:t>Ключові</w:t>
        </w:r>
        <w:proofErr w:type="spellEnd"/>
        <w:r w:rsidRPr="008E32DF">
          <w:rPr>
            <w:rPrChange w:id="219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20" w:author="Рома Братчиков" w:date="2025-11-11T19:32:00Z">
              <w:rPr>
                <w:b/>
                <w:bCs/>
              </w:rPr>
            </w:rPrChange>
          </w:rPr>
          <w:t>методи</w:t>
        </w:r>
        <w:proofErr w:type="spellEnd"/>
        <w:r w:rsidRPr="008E32DF">
          <w:rPr>
            <w:rPrChange w:id="221" w:author="Рома Братчиков" w:date="2025-11-11T19:32:00Z">
              <w:rPr>
                <w:b/>
                <w:bCs/>
              </w:rPr>
            </w:rPrChange>
          </w:rPr>
          <w:t>:</w:t>
        </w:r>
      </w:ins>
    </w:p>
    <w:p w14:paraId="5178D32C" w14:textId="77777777" w:rsidR="000D0E6C" w:rsidRPr="008E32DF" w:rsidRDefault="000D0E6C" w:rsidP="000D0E6C">
      <w:pPr>
        <w:numPr>
          <w:ilvl w:val="1"/>
          <w:numId w:val="6"/>
        </w:numPr>
        <w:spacing w:line="360" w:lineRule="auto"/>
        <w:ind w:firstLine="709"/>
        <w:jc w:val="both"/>
        <w:rPr>
          <w:ins w:id="222" w:author="Рома Братчиков" w:date="2025-11-11T19:32:00Z"/>
        </w:rPr>
        <w:pPrChange w:id="223" w:author="Рома Братчиков" w:date="2025-11-11T19:32:00Z">
          <w:pPr>
            <w:numPr>
              <w:ilvl w:val="1"/>
              <w:numId w:val="6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ins w:id="224" w:author="Рома Братчиков" w:date="2025-11-11T19:32:00Z">
        <w:r w:rsidRPr="008E32DF">
          <w:rPr>
            <w:rPrChange w:id="225" w:author="Рома Братчиков" w:date="2025-11-11T19:32:00Z">
              <w:rPr>
                <w:b/>
                <w:bCs/>
              </w:rPr>
            </w:rPrChange>
          </w:rPr>
          <w:t xml:space="preserve">onclick, </w:t>
        </w:r>
        <w:proofErr w:type="spellStart"/>
        <w:r w:rsidRPr="008E32DF">
          <w:rPr>
            <w:rPrChange w:id="226" w:author="Рома Братчиков" w:date="2025-11-11T19:32:00Z">
              <w:rPr>
                <w:b/>
                <w:bCs/>
              </w:rPr>
            </w:rPrChange>
          </w:rPr>
          <w:t>onmouseover</w:t>
        </w:r>
        <w:proofErr w:type="spellEnd"/>
        <w:r w:rsidRPr="008E32DF">
          <w:rPr>
            <w:rPrChange w:id="227" w:author="Рома Братчиков" w:date="2025-11-11T19:32:00Z">
              <w:rPr>
                <w:b/>
                <w:bCs/>
              </w:rPr>
            </w:rPrChange>
          </w:rPr>
          <w:t xml:space="preserve">, </w:t>
        </w:r>
        <w:proofErr w:type="spellStart"/>
        <w:r w:rsidRPr="008E32DF">
          <w:rPr>
            <w:rPrChange w:id="228" w:author="Рома Братчиков" w:date="2025-11-11T19:32:00Z">
              <w:rPr>
                <w:b/>
                <w:bCs/>
              </w:rPr>
            </w:rPrChange>
          </w:rPr>
          <w:t>onmouseout</w:t>
        </w:r>
        <w:proofErr w:type="spellEnd"/>
        <w:r w:rsidRPr="008E32DF">
          <w:t xml:space="preserve">: </w:t>
        </w:r>
        <w:proofErr w:type="spellStart"/>
        <w:r w:rsidRPr="008E32DF">
          <w:t>Вбудовані</w:t>
        </w:r>
        <w:proofErr w:type="spellEnd"/>
        <w:r w:rsidRPr="008E32DF">
          <w:t xml:space="preserve"> </w:t>
        </w:r>
        <w:proofErr w:type="spellStart"/>
        <w:r w:rsidRPr="008E32DF">
          <w:t>обробники</w:t>
        </w:r>
        <w:proofErr w:type="spellEnd"/>
        <w:r w:rsidRPr="008E32DF">
          <w:t xml:space="preserve"> HTML.</w:t>
        </w:r>
      </w:ins>
    </w:p>
    <w:p w14:paraId="234A269D" w14:textId="77777777" w:rsidR="000D0E6C" w:rsidRPr="008E32DF" w:rsidRDefault="000D0E6C" w:rsidP="000D0E6C">
      <w:pPr>
        <w:numPr>
          <w:ilvl w:val="1"/>
          <w:numId w:val="6"/>
        </w:numPr>
        <w:spacing w:line="360" w:lineRule="auto"/>
        <w:ind w:firstLine="709"/>
        <w:jc w:val="both"/>
        <w:rPr>
          <w:ins w:id="229" w:author="Рома Братчиков" w:date="2025-11-11T19:32:00Z"/>
        </w:rPr>
        <w:pPrChange w:id="230" w:author="Рома Братчиков" w:date="2025-11-11T19:32:00Z">
          <w:pPr>
            <w:numPr>
              <w:ilvl w:val="1"/>
              <w:numId w:val="6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gramStart"/>
      <w:ins w:id="231" w:author="Рома Братчиков" w:date="2025-11-11T19:32:00Z">
        <w:r w:rsidRPr="008E32DF">
          <w:rPr>
            <w:rPrChange w:id="232" w:author="Рома Братчиков" w:date="2025-11-11T19:32:00Z">
              <w:rPr>
                <w:b/>
                <w:bCs/>
              </w:rPr>
            </w:rPrChange>
          </w:rPr>
          <w:t>console.log(</w:t>
        </w:r>
        <w:proofErr w:type="gramEnd"/>
        <w:r w:rsidRPr="008E32DF">
          <w:rPr>
            <w:rPrChange w:id="233" w:author="Рома Братчиков" w:date="2025-11-11T19:32:00Z">
              <w:rPr>
                <w:b/>
                <w:bCs/>
              </w:rPr>
            </w:rPrChange>
          </w:rPr>
          <w:t>)</w:t>
        </w:r>
        <w:r w:rsidRPr="008E32DF">
          <w:t xml:space="preserve">: </w:t>
        </w:r>
        <w:proofErr w:type="spellStart"/>
        <w:r w:rsidRPr="008E32DF">
          <w:t>Виведення</w:t>
        </w:r>
        <w:proofErr w:type="spellEnd"/>
        <w:r w:rsidRPr="008E32DF">
          <w:t xml:space="preserve"> </w:t>
        </w:r>
        <w:proofErr w:type="spellStart"/>
        <w:r w:rsidRPr="008E32DF">
          <w:t>повідомлень</w:t>
        </w:r>
        <w:proofErr w:type="spellEnd"/>
        <w:r w:rsidRPr="008E32DF">
          <w:t xml:space="preserve"> "I was pressed!", "Mouse on me!", "Mouse is not on me!".</w:t>
        </w:r>
      </w:ins>
    </w:p>
    <w:p w14:paraId="6EB81087" w14:textId="77777777" w:rsidR="000D0E6C" w:rsidRPr="008E32DF" w:rsidRDefault="000D0E6C" w:rsidP="000D0E6C">
      <w:pPr>
        <w:spacing w:line="360" w:lineRule="auto"/>
        <w:ind w:firstLine="709"/>
        <w:jc w:val="both"/>
        <w:rPr>
          <w:ins w:id="234" w:author="Рома Братчиков" w:date="2025-11-11T19:32:00Z"/>
          <w:rPrChange w:id="235" w:author="Рома Братчиков" w:date="2025-11-11T19:32:00Z">
            <w:rPr>
              <w:ins w:id="236" w:author="Рома Братчиков" w:date="2025-11-11T19:32:00Z"/>
              <w:b/>
              <w:bCs/>
            </w:rPr>
          </w:rPrChange>
        </w:rPr>
        <w:pPrChange w:id="237" w:author="Рома Братчиков" w:date="2025-11-11T19:32:00Z">
          <w:pPr>
            <w:spacing w:line="360" w:lineRule="auto"/>
          </w:pPr>
        </w:pPrChange>
      </w:pPr>
      <w:ins w:id="238" w:author="Рома Братчиков" w:date="2025-11-11T19:32:00Z">
        <w:r w:rsidRPr="008E32DF">
          <w:rPr>
            <w:rPrChange w:id="239" w:author="Рома Братчиков" w:date="2025-11-11T19:32:00Z">
              <w:rPr>
                <w:b/>
                <w:bCs/>
              </w:rPr>
            </w:rPrChange>
          </w:rPr>
          <w:t xml:space="preserve">6. </w:t>
        </w:r>
        <w:proofErr w:type="spellStart"/>
        <w:r w:rsidRPr="008E32DF">
          <w:rPr>
            <w:rPrChange w:id="240" w:author="Рома Братчиков" w:date="2025-11-11T19:32:00Z">
              <w:rPr>
                <w:b/>
                <w:bCs/>
              </w:rPr>
            </w:rPrChange>
          </w:rPr>
          <w:t>Відстеження</w:t>
        </w:r>
        <w:proofErr w:type="spellEnd"/>
        <w:r w:rsidRPr="008E32DF">
          <w:rPr>
            <w:rPrChange w:id="241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42" w:author="Рома Братчиков" w:date="2025-11-11T19:32:00Z">
              <w:rPr>
                <w:b/>
                <w:bCs/>
              </w:rPr>
            </w:rPrChange>
          </w:rPr>
          <w:t>Розміру</w:t>
        </w:r>
        <w:proofErr w:type="spellEnd"/>
        <w:r w:rsidRPr="008E32DF">
          <w:rPr>
            <w:rPrChange w:id="243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44" w:author="Рома Братчиков" w:date="2025-11-11T19:32:00Z">
              <w:rPr>
                <w:b/>
                <w:bCs/>
              </w:rPr>
            </w:rPrChange>
          </w:rPr>
          <w:t>Вікна</w:t>
        </w:r>
        <w:proofErr w:type="spellEnd"/>
      </w:ins>
    </w:p>
    <w:p w14:paraId="265EED6D" w14:textId="77777777" w:rsidR="000D0E6C" w:rsidRPr="008E32DF" w:rsidRDefault="000D0E6C" w:rsidP="000D0E6C">
      <w:pPr>
        <w:numPr>
          <w:ilvl w:val="0"/>
          <w:numId w:val="7"/>
        </w:numPr>
        <w:spacing w:line="360" w:lineRule="auto"/>
        <w:ind w:firstLine="709"/>
        <w:jc w:val="both"/>
        <w:rPr>
          <w:ins w:id="245" w:author="Рома Братчиков" w:date="2025-11-11T19:32:00Z"/>
          <w:lang w:val="ru-RU"/>
          <w:rPrChange w:id="246" w:author="Рома Братчиков" w:date="2025-11-11T19:33:00Z">
            <w:rPr>
              <w:ins w:id="247" w:author="Рома Братчиков" w:date="2025-11-11T19:32:00Z"/>
            </w:rPr>
          </w:rPrChange>
        </w:rPr>
        <w:pPrChange w:id="248" w:author="Рома Братчиков" w:date="2025-11-11T19:32:00Z">
          <w:pPr>
            <w:numPr>
              <w:numId w:val="7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49" w:author="Рома Братчиков" w:date="2025-11-11T19:32:00Z">
        <w:r w:rsidRPr="008E32DF">
          <w:rPr>
            <w:lang w:val="ru-RU"/>
            <w:rPrChange w:id="250" w:author="Рома Братчиков" w:date="2025-11-11T19:33:00Z">
              <w:rPr>
                <w:b/>
                <w:bCs/>
              </w:rPr>
            </w:rPrChange>
          </w:rPr>
          <w:t>Опис:</w:t>
        </w:r>
        <w:r w:rsidRPr="008E32DF">
          <w:rPr>
            <w:lang w:val="ru-RU"/>
            <w:rPrChange w:id="251" w:author="Рома Братчиков" w:date="2025-11-11T19:33:00Z">
              <w:rPr/>
            </w:rPrChange>
          </w:rPr>
          <w:t xml:space="preserve"> Моніторинг та відображення поточної ширини та висоти вікна.</w:t>
        </w:r>
      </w:ins>
    </w:p>
    <w:p w14:paraId="22C7351B" w14:textId="77777777" w:rsidR="000D0E6C" w:rsidRPr="008E32DF" w:rsidRDefault="000D0E6C" w:rsidP="000D0E6C">
      <w:pPr>
        <w:numPr>
          <w:ilvl w:val="0"/>
          <w:numId w:val="7"/>
        </w:numPr>
        <w:spacing w:line="360" w:lineRule="auto"/>
        <w:ind w:firstLine="709"/>
        <w:jc w:val="both"/>
        <w:rPr>
          <w:ins w:id="252" w:author="Рома Братчиков" w:date="2025-11-11T19:32:00Z"/>
        </w:rPr>
        <w:pPrChange w:id="253" w:author="Рома Братчиков" w:date="2025-11-11T19:32:00Z">
          <w:pPr>
            <w:numPr>
              <w:numId w:val="7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254" w:author="Рома Братчиков" w:date="2025-11-11T19:32:00Z">
        <w:r w:rsidRPr="008E32DF">
          <w:rPr>
            <w:rPrChange w:id="255" w:author="Рома Братчиков" w:date="2025-11-11T19:32:00Z">
              <w:rPr>
                <w:b/>
                <w:bCs/>
              </w:rPr>
            </w:rPrChange>
          </w:rPr>
          <w:t>Ключові</w:t>
        </w:r>
        <w:proofErr w:type="spellEnd"/>
        <w:r w:rsidRPr="008E32DF">
          <w:rPr>
            <w:rPrChange w:id="256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57" w:author="Рома Братчиков" w:date="2025-11-11T19:32:00Z">
              <w:rPr>
                <w:b/>
                <w:bCs/>
              </w:rPr>
            </w:rPrChange>
          </w:rPr>
          <w:t>методи</w:t>
        </w:r>
        <w:proofErr w:type="spellEnd"/>
        <w:r w:rsidRPr="008E32DF">
          <w:rPr>
            <w:rPrChange w:id="258" w:author="Рома Братчиков" w:date="2025-11-11T19:32:00Z">
              <w:rPr>
                <w:b/>
                <w:bCs/>
              </w:rPr>
            </w:rPrChange>
          </w:rPr>
          <w:t>:</w:t>
        </w:r>
      </w:ins>
    </w:p>
    <w:p w14:paraId="4F4D23BA" w14:textId="77777777" w:rsidR="000D0E6C" w:rsidRPr="008E32DF" w:rsidRDefault="000D0E6C" w:rsidP="000D0E6C">
      <w:pPr>
        <w:numPr>
          <w:ilvl w:val="1"/>
          <w:numId w:val="7"/>
        </w:numPr>
        <w:spacing w:line="360" w:lineRule="auto"/>
        <w:ind w:firstLine="709"/>
        <w:jc w:val="both"/>
        <w:rPr>
          <w:ins w:id="259" w:author="Рома Братчиков" w:date="2025-11-11T19:32:00Z"/>
        </w:rPr>
        <w:pPrChange w:id="260" w:author="Рома Братчиков" w:date="2025-11-11T19:32:00Z">
          <w:pPr>
            <w:numPr>
              <w:ilvl w:val="1"/>
              <w:numId w:val="7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261" w:author="Рома Братчиков" w:date="2025-11-11T19:32:00Z">
        <w:r w:rsidRPr="008E32DF">
          <w:rPr>
            <w:rPrChange w:id="262" w:author="Рома Братчиков" w:date="2025-11-11T19:32:00Z">
              <w:rPr>
                <w:b/>
                <w:bCs/>
              </w:rPr>
            </w:rPrChange>
          </w:rPr>
          <w:t>window.addEventListener</w:t>
        </w:r>
        <w:proofErr w:type="spellEnd"/>
        <w:proofErr w:type="gramEnd"/>
        <w:r w:rsidRPr="008E32DF">
          <w:rPr>
            <w:rPrChange w:id="263" w:author="Рома Братчиков" w:date="2025-11-11T19:32:00Z">
              <w:rPr>
                <w:b/>
                <w:bCs/>
              </w:rPr>
            </w:rPrChange>
          </w:rPr>
          <w:t>('resize')</w:t>
        </w:r>
        <w:r w:rsidRPr="008E32DF">
          <w:t xml:space="preserve">: </w:t>
        </w:r>
        <w:proofErr w:type="spellStart"/>
        <w:r w:rsidRPr="008E32DF">
          <w:t>Обробник</w:t>
        </w:r>
        <w:proofErr w:type="spellEnd"/>
        <w:r w:rsidRPr="008E32DF">
          <w:t xml:space="preserve"> </w:t>
        </w:r>
        <w:proofErr w:type="spellStart"/>
        <w:r w:rsidRPr="008E32DF">
          <w:t>події</w:t>
        </w:r>
        <w:proofErr w:type="spellEnd"/>
        <w:r w:rsidRPr="008E32DF">
          <w:t xml:space="preserve"> </w:t>
        </w:r>
        <w:proofErr w:type="spellStart"/>
        <w:r w:rsidRPr="008E32DF">
          <w:t>зміни</w:t>
        </w:r>
        <w:proofErr w:type="spellEnd"/>
        <w:r w:rsidRPr="008E32DF">
          <w:t xml:space="preserve"> </w:t>
        </w:r>
        <w:proofErr w:type="spellStart"/>
        <w:r w:rsidRPr="008E32DF">
          <w:t>розміру</w:t>
        </w:r>
        <w:proofErr w:type="spellEnd"/>
        <w:r w:rsidRPr="008E32DF">
          <w:t xml:space="preserve"> </w:t>
        </w:r>
        <w:proofErr w:type="spellStart"/>
        <w:r w:rsidRPr="008E32DF">
          <w:t>вікна</w:t>
        </w:r>
        <w:proofErr w:type="spellEnd"/>
        <w:r w:rsidRPr="008E32DF">
          <w:t>.</w:t>
        </w:r>
      </w:ins>
    </w:p>
    <w:p w14:paraId="5D606505" w14:textId="77777777" w:rsidR="000D0E6C" w:rsidRPr="008E32DF" w:rsidRDefault="000D0E6C" w:rsidP="000D0E6C">
      <w:pPr>
        <w:numPr>
          <w:ilvl w:val="1"/>
          <w:numId w:val="7"/>
        </w:numPr>
        <w:spacing w:line="360" w:lineRule="auto"/>
        <w:ind w:firstLine="709"/>
        <w:jc w:val="both"/>
        <w:rPr>
          <w:ins w:id="264" w:author="Рома Братчиков" w:date="2025-11-11T19:32:00Z"/>
        </w:rPr>
        <w:pPrChange w:id="265" w:author="Рома Братчиков" w:date="2025-11-11T19:32:00Z">
          <w:pPr>
            <w:numPr>
              <w:ilvl w:val="1"/>
              <w:numId w:val="7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266" w:author="Рома Братчиков" w:date="2025-11-11T19:32:00Z">
        <w:r w:rsidRPr="008E32DF">
          <w:rPr>
            <w:rPrChange w:id="267" w:author="Рома Братчиков" w:date="2025-11-11T19:32:00Z">
              <w:rPr>
                <w:b/>
                <w:bCs/>
              </w:rPr>
            </w:rPrChange>
          </w:rPr>
          <w:lastRenderedPageBreak/>
          <w:t>window.innerWidth</w:t>
        </w:r>
        <w:proofErr w:type="spellEnd"/>
        <w:proofErr w:type="gramEnd"/>
        <w:r w:rsidRPr="008E32DF">
          <w:rPr>
            <w:rPrChange w:id="268" w:author="Рома Братчиков" w:date="2025-11-11T19:32:00Z">
              <w:rPr>
                <w:b/>
                <w:bCs/>
              </w:rPr>
            </w:rPrChange>
          </w:rPr>
          <w:t xml:space="preserve"> / </w:t>
        </w:r>
        <w:proofErr w:type="spellStart"/>
        <w:r w:rsidRPr="008E32DF">
          <w:rPr>
            <w:rPrChange w:id="269" w:author="Рома Братчиков" w:date="2025-11-11T19:32:00Z">
              <w:rPr>
                <w:b/>
                <w:bCs/>
              </w:rPr>
            </w:rPrChange>
          </w:rPr>
          <w:t>window.innerHeight</w:t>
        </w:r>
        <w:proofErr w:type="spellEnd"/>
        <w:r w:rsidRPr="008E32DF">
          <w:t xml:space="preserve">: </w:t>
        </w:r>
        <w:proofErr w:type="spellStart"/>
        <w:r w:rsidRPr="008E32DF">
          <w:t>Отримання</w:t>
        </w:r>
        <w:proofErr w:type="spellEnd"/>
        <w:r w:rsidRPr="008E32DF">
          <w:t xml:space="preserve"> </w:t>
        </w:r>
        <w:proofErr w:type="spellStart"/>
        <w:r w:rsidRPr="008E32DF">
          <w:t>поточних</w:t>
        </w:r>
        <w:proofErr w:type="spellEnd"/>
        <w:r w:rsidRPr="008E32DF">
          <w:t xml:space="preserve"> </w:t>
        </w:r>
        <w:proofErr w:type="spellStart"/>
        <w:r w:rsidRPr="008E32DF">
          <w:t>розмірів</w:t>
        </w:r>
        <w:proofErr w:type="spellEnd"/>
        <w:r w:rsidRPr="008E32DF">
          <w:t xml:space="preserve"> </w:t>
        </w:r>
        <w:proofErr w:type="spellStart"/>
        <w:r w:rsidRPr="008E32DF">
          <w:t>області</w:t>
        </w:r>
        <w:proofErr w:type="spellEnd"/>
        <w:r w:rsidRPr="008E32DF">
          <w:t xml:space="preserve"> </w:t>
        </w:r>
        <w:proofErr w:type="spellStart"/>
        <w:r w:rsidRPr="008E32DF">
          <w:t>перегляду</w:t>
        </w:r>
        <w:proofErr w:type="spellEnd"/>
        <w:r w:rsidRPr="008E32DF">
          <w:t>.</w:t>
        </w:r>
      </w:ins>
    </w:p>
    <w:p w14:paraId="56105179" w14:textId="77777777" w:rsidR="000D0E6C" w:rsidRPr="008E32DF" w:rsidRDefault="000D0E6C" w:rsidP="000D0E6C">
      <w:pPr>
        <w:spacing w:line="360" w:lineRule="auto"/>
        <w:ind w:firstLine="709"/>
        <w:jc w:val="both"/>
        <w:rPr>
          <w:ins w:id="270" w:author="Рома Братчиков" w:date="2025-11-11T19:32:00Z"/>
          <w:lang w:val="ru-RU"/>
          <w:rPrChange w:id="271" w:author="Рома Братчиков" w:date="2025-11-11T19:33:00Z">
            <w:rPr>
              <w:ins w:id="272" w:author="Рома Братчиков" w:date="2025-11-11T19:32:00Z"/>
              <w:b/>
              <w:bCs/>
            </w:rPr>
          </w:rPrChange>
        </w:rPr>
        <w:pPrChange w:id="273" w:author="Рома Братчиков" w:date="2025-11-11T19:32:00Z">
          <w:pPr>
            <w:spacing w:line="360" w:lineRule="auto"/>
          </w:pPr>
        </w:pPrChange>
      </w:pPr>
      <w:ins w:id="274" w:author="Рома Братчиков" w:date="2025-11-11T19:32:00Z">
        <w:r w:rsidRPr="008E32DF">
          <w:rPr>
            <w:lang w:val="ru-RU"/>
            <w:rPrChange w:id="275" w:author="Рома Братчиков" w:date="2025-11-11T19:33:00Z">
              <w:rPr>
                <w:b/>
                <w:bCs/>
              </w:rPr>
            </w:rPrChange>
          </w:rPr>
          <w:t>7. Динамічні Випадаючі Списки (Країна -&gt; Місто)</w:t>
        </w:r>
      </w:ins>
    </w:p>
    <w:p w14:paraId="4B1274EF" w14:textId="77777777" w:rsidR="000D0E6C" w:rsidRPr="008E32DF" w:rsidRDefault="000D0E6C" w:rsidP="000D0E6C">
      <w:pPr>
        <w:numPr>
          <w:ilvl w:val="0"/>
          <w:numId w:val="8"/>
        </w:numPr>
        <w:spacing w:line="360" w:lineRule="auto"/>
        <w:ind w:firstLine="709"/>
        <w:jc w:val="both"/>
        <w:rPr>
          <w:ins w:id="276" w:author="Рома Братчиков" w:date="2025-11-11T19:32:00Z"/>
          <w:lang w:val="ru-RU"/>
          <w:rPrChange w:id="277" w:author="Рома Братчиков" w:date="2025-11-11T19:33:00Z">
            <w:rPr>
              <w:ins w:id="278" w:author="Рома Братчиков" w:date="2025-11-11T19:32:00Z"/>
            </w:rPr>
          </w:rPrChange>
        </w:rPr>
        <w:pPrChange w:id="279" w:author="Рома Братчиков" w:date="2025-11-11T19:32:00Z">
          <w:pPr>
            <w:numPr>
              <w:numId w:val="8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80" w:author="Рома Братчиков" w:date="2025-11-11T19:32:00Z">
        <w:r w:rsidRPr="008E32DF">
          <w:rPr>
            <w:lang w:val="ru-RU"/>
            <w:rPrChange w:id="281" w:author="Рома Братчиков" w:date="2025-11-11T19:33:00Z">
              <w:rPr>
                <w:b/>
                <w:bCs/>
              </w:rPr>
            </w:rPrChange>
          </w:rPr>
          <w:t>Опис:</w:t>
        </w:r>
        <w:r w:rsidRPr="008E32DF">
          <w:rPr>
            <w:lang w:val="ru-RU"/>
            <w:rPrChange w:id="282" w:author="Рома Братчиков" w:date="2025-11-11T19:33:00Z">
              <w:rPr/>
            </w:rPrChange>
          </w:rPr>
          <w:t xml:space="preserve"> Реалізовано залежність між списками на основі даних, що зберігаються в об'єкті </w:t>
        </w:r>
        <w:proofErr w:type="spellStart"/>
        <w:r w:rsidRPr="008E32DF">
          <w:rPr>
            <w:rPrChange w:id="283" w:author="Рома Братчиков" w:date="2025-11-11T19:32:00Z">
              <w:rPr>
                <w:b/>
                <w:bCs/>
              </w:rPr>
            </w:rPrChange>
          </w:rPr>
          <w:t>cityData</w:t>
        </w:r>
        <w:proofErr w:type="spellEnd"/>
        <w:r w:rsidRPr="008E32DF">
          <w:rPr>
            <w:lang w:val="ru-RU"/>
            <w:rPrChange w:id="284" w:author="Рома Братчиков" w:date="2025-11-11T19:33:00Z">
              <w:rPr/>
            </w:rPrChange>
          </w:rPr>
          <w:t>.</w:t>
        </w:r>
      </w:ins>
    </w:p>
    <w:p w14:paraId="1E1CD6D5" w14:textId="77777777" w:rsidR="000D0E6C" w:rsidRPr="008E32DF" w:rsidRDefault="000D0E6C" w:rsidP="000D0E6C">
      <w:pPr>
        <w:numPr>
          <w:ilvl w:val="0"/>
          <w:numId w:val="8"/>
        </w:numPr>
        <w:spacing w:line="360" w:lineRule="auto"/>
        <w:ind w:firstLine="709"/>
        <w:jc w:val="both"/>
        <w:rPr>
          <w:ins w:id="285" w:author="Рома Братчиков" w:date="2025-11-11T19:32:00Z"/>
        </w:rPr>
        <w:pPrChange w:id="286" w:author="Рома Братчиков" w:date="2025-11-11T19:32:00Z">
          <w:pPr>
            <w:numPr>
              <w:numId w:val="8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proofErr w:type="spellStart"/>
      <w:ins w:id="287" w:author="Рома Братчиков" w:date="2025-11-11T19:32:00Z">
        <w:r w:rsidRPr="008E32DF">
          <w:rPr>
            <w:rPrChange w:id="288" w:author="Рома Братчиков" w:date="2025-11-11T19:32:00Z">
              <w:rPr>
                <w:b/>
                <w:bCs/>
              </w:rPr>
            </w:rPrChange>
          </w:rPr>
          <w:t>Ключові</w:t>
        </w:r>
        <w:proofErr w:type="spellEnd"/>
        <w:r w:rsidRPr="008E32DF">
          <w:rPr>
            <w:rPrChange w:id="289" w:author="Рома Братчиков" w:date="2025-11-11T19:32:00Z">
              <w:rPr>
                <w:b/>
                <w:bCs/>
              </w:rPr>
            </w:rPrChange>
          </w:rPr>
          <w:t xml:space="preserve"> </w:t>
        </w:r>
        <w:proofErr w:type="spellStart"/>
        <w:r w:rsidRPr="008E32DF">
          <w:rPr>
            <w:rPrChange w:id="290" w:author="Рома Братчиков" w:date="2025-11-11T19:32:00Z">
              <w:rPr>
                <w:b/>
                <w:bCs/>
              </w:rPr>
            </w:rPrChange>
          </w:rPr>
          <w:t>методи</w:t>
        </w:r>
        <w:proofErr w:type="spellEnd"/>
        <w:r w:rsidRPr="008E32DF">
          <w:rPr>
            <w:rPrChange w:id="291" w:author="Рома Братчиков" w:date="2025-11-11T19:32:00Z">
              <w:rPr>
                <w:b/>
                <w:bCs/>
              </w:rPr>
            </w:rPrChange>
          </w:rPr>
          <w:t>:</w:t>
        </w:r>
      </w:ins>
    </w:p>
    <w:p w14:paraId="536A7355" w14:textId="77777777" w:rsidR="000D0E6C" w:rsidRPr="008E32DF" w:rsidRDefault="000D0E6C" w:rsidP="000D0E6C">
      <w:pPr>
        <w:numPr>
          <w:ilvl w:val="1"/>
          <w:numId w:val="8"/>
        </w:numPr>
        <w:spacing w:line="360" w:lineRule="auto"/>
        <w:ind w:firstLine="709"/>
        <w:jc w:val="both"/>
        <w:rPr>
          <w:ins w:id="292" w:author="Рома Братчиков" w:date="2025-11-11T19:32:00Z"/>
        </w:rPr>
        <w:pPrChange w:id="293" w:author="Рома Братчиков" w:date="2025-11-11T19:32:00Z">
          <w:pPr>
            <w:numPr>
              <w:ilvl w:val="1"/>
              <w:numId w:val="8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ins w:id="294" w:author="Рома Братчиков" w:date="2025-11-11T19:32:00Z">
        <w:r w:rsidRPr="008E32DF">
          <w:rPr>
            <w:rPrChange w:id="295" w:author="Рома Братчиков" w:date="2025-11-11T19:32:00Z">
              <w:rPr>
                <w:b/>
                <w:bCs/>
              </w:rPr>
            </w:rPrChange>
          </w:rPr>
          <w:t>change</w:t>
        </w:r>
        <w:r w:rsidRPr="008E32DF">
          <w:t xml:space="preserve">: </w:t>
        </w:r>
        <w:proofErr w:type="spellStart"/>
        <w:r w:rsidRPr="008E32DF">
          <w:t>Подія</w:t>
        </w:r>
        <w:proofErr w:type="spellEnd"/>
        <w:r w:rsidRPr="008E32DF">
          <w:t xml:space="preserve">, </w:t>
        </w:r>
        <w:proofErr w:type="spellStart"/>
        <w:r w:rsidRPr="008E32DF">
          <w:t>що</w:t>
        </w:r>
        <w:proofErr w:type="spellEnd"/>
        <w:r w:rsidRPr="008E32DF">
          <w:t xml:space="preserve"> </w:t>
        </w:r>
        <w:proofErr w:type="spellStart"/>
        <w:r w:rsidRPr="008E32DF">
          <w:t>спрацьовує</w:t>
        </w:r>
        <w:proofErr w:type="spellEnd"/>
        <w:r w:rsidRPr="008E32DF">
          <w:t xml:space="preserve"> </w:t>
        </w:r>
        <w:proofErr w:type="spellStart"/>
        <w:r w:rsidRPr="008E32DF">
          <w:t>при</w:t>
        </w:r>
        <w:proofErr w:type="spellEnd"/>
        <w:r w:rsidRPr="008E32DF">
          <w:t xml:space="preserve"> </w:t>
        </w:r>
        <w:proofErr w:type="spellStart"/>
        <w:r w:rsidRPr="008E32DF">
          <w:t>виборі</w:t>
        </w:r>
        <w:proofErr w:type="spellEnd"/>
        <w:r w:rsidRPr="008E32DF">
          <w:t xml:space="preserve"> </w:t>
        </w:r>
        <w:proofErr w:type="spellStart"/>
        <w:r w:rsidRPr="008E32DF">
          <w:t>країни</w:t>
        </w:r>
        <w:proofErr w:type="spellEnd"/>
        <w:r w:rsidRPr="008E32DF">
          <w:t>.</w:t>
        </w:r>
      </w:ins>
    </w:p>
    <w:p w14:paraId="35D7686F" w14:textId="77777777" w:rsidR="000D0E6C" w:rsidRPr="008E32DF" w:rsidRDefault="000D0E6C" w:rsidP="000D0E6C">
      <w:pPr>
        <w:numPr>
          <w:ilvl w:val="1"/>
          <w:numId w:val="8"/>
        </w:numPr>
        <w:spacing w:line="360" w:lineRule="auto"/>
        <w:ind w:firstLine="709"/>
        <w:jc w:val="both"/>
        <w:rPr>
          <w:ins w:id="296" w:author="Рома Братчиков" w:date="2025-11-11T19:32:00Z"/>
        </w:rPr>
        <w:pPrChange w:id="297" w:author="Рома Братчиков" w:date="2025-11-11T19:32:00Z">
          <w:pPr>
            <w:numPr>
              <w:ilvl w:val="1"/>
              <w:numId w:val="8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298" w:author="Рома Братчиков" w:date="2025-11-11T19:32:00Z">
        <w:r w:rsidRPr="008E32DF">
          <w:rPr>
            <w:rPrChange w:id="299" w:author="Рома Братчиков" w:date="2025-11-11T19:32:00Z">
              <w:rPr>
                <w:b/>
                <w:bCs/>
              </w:rPr>
            </w:rPrChange>
          </w:rPr>
          <w:t>document.createElement</w:t>
        </w:r>
        <w:proofErr w:type="spellEnd"/>
        <w:proofErr w:type="gramEnd"/>
        <w:r w:rsidRPr="008E32DF">
          <w:rPr>
            <w:rPrChange w:id="300" w:author="Рома Братчиков" w:date="2025-11-11T19:32:00Z">
              <w:rPr>
                <w:b/>
                <w:bCs/>
              </w:rPr>
            </w:rPrChange>
          </w:rPr>
          <w:t>('option')</w:t>
        </w:r>
        <w:r w:rsidRPr="008E32DF">
          <w:t xml:space="preserve">: </w:t>
        </w:r>
        <w:proofErr w:type="spellStart"/>
        <w:r w:rsidRPr="008E32DF">
          <w:t>Створення</w:t>
        </w:r>
        <w:proofErr w:type="spellEnd"/>
        <w:r w:rsidRPr="008E32DF">
          <w:t xml:space="preserve"> </w:t>
        </w:r>
        <w:proofErr w:type="spellStart"/>
        <w:r w:rsidRPr="008E32DF">
          <w:t>нових</w:t>
        </w:r>
        <w:proofErr w:type="spellEnd"/>
        <w:r w:rsidRPr="008E32DF">
          <w:t xml:space="preserve"> </w:t>
        </w:r>
        <w:proofErr w:type="spellStart"/>
        <w:r w:rsidRPr="008E32DF">
          <w:t>елементів</w:t>
        </w:r>
        <w:proofErr w:type="spellEnd"/>
        <w:r w:rsidRPr="008E32DF">
          <w:t xml:space="preserve"> </w:t>
        </w:r>
        <w:proofErr w:type="spellStart"/>
        <w:r w:rsidRPr="008E32DF">
          <w:t>для</w:t>
        </w:r>
        <w:proofErr w:type="spellEnd"/>
        <w:r w:rsidRPr="008E32DF">
          <w:t xml:space="preserve"> </w:t>
        </w:r>
        <w:proofErr w:type="spellStart"/>
        <w:r w:rsidRPr="008E32DF">
          <w:t>списку</w:t>
        </w:r>
        <w:proofErr w:type="spellEnd"/>
        <w:r w:rsidRPr="008E32DF">
          <w:t xml:space="preserve"> </w:t>
        </w:r>
        <w:proofErr w:type="spellStart"/>
        <w:r w:rsidRPr="008E32DF">
          <w:t>міст</w:t>
        </w:r>
        <w:proofErr w:type="spellEnd"/>
        <w:r w:rsidRPr="008E32DF">
          <w:t>.</w:t>
        </w:r>
      </w:ins>
    </w:p>
    <w:p w14:paraId="23CE3B06" w14:textId="77777777" w:rsidR="000D0E6C" w:rsidRPr="008E32DF" w:rsidRDefault="000D0E6C" w:rsidP="000D0E6C">
      <w:pPr>
        <w:numPr>
          <w:ilvl w:val="1"/>
          <w:numId w:val="8"/>
        </w:numPr>
        <w:spacing w:line="360" w:lineRule="auto"/>
        <w:ind w:firstLine="709"/>
        <w:jc w:val="both"/>
        <w:rPr>
          <w:ins w:id="301" w:author="Рома Братчиков" w:date="2025-11-11T19:32:00Z"/>
          <w:lang w:val="ru-RU"/>
          <w:rPrChange w:id="302" w:author="Рома Братчиков" w:date="2025-11-11T19:33:00Z">
            <w:rPr>
              <w:ins w:id="303" w:author="Рома Братчиков" w:date="2025-11-11T19:32:00Z"/>
            </w:rPr>
          </w:rPrChange>
        </w:rPr>
        <w:pPrChange w:id="304" w:author="Рома Братчиков" w:date="2025-11-11T19:32:00Z">
          <w:pPr>
            <w:numPr>
              <w:ilvl w:val="1"/>
              <w:numId w:val="8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  <w:proofErr w:type="spellStart"/>
      <w:proofErr w:type="gramStart"/>
      <w:ins w:id="305" w:author="Рома Братчиков" w:date="2025-11-11T19:32:00Z">
        <w:r w:rsidRPr="008E32DF">
          <w:rPr>
            <w:rPrChange w:id="306" w:author="Рома Братчиков" w:date="2025-11-11T19:32:00Z">
              <w:rPr>
                <w:b/>
                <w:bCs/>
              </w:rPr>
            </w:rPrChange>
          </w:rPr>
          <w:t>appendChild</w:t>
        </w:r>
        <w:proofErr w:type="spellEnd"/>
        <w:r w:rsidRPr="008E32DF">
          <w:rPr>
            <w:lang w:val="ru-RU"/>
            <w:rPrChange w:id="307" w:author="Рома Братчиков" w:date="2025-11-11T19:33:00Z">
              <w:rPr>
                <w:b/>
                <w:bCs/>
              </w:rPr>
            </w:rPrChange>
          </w:rPr>
          <w:t>(</w:t>
        </w:r>
        <w:proofErr w:type="gramEnd"/>
        <w:r w:rsidRPr="008E32DF">
          <w:rPr>
            <w:lang w:val="ru-RU"/>
            <w:rPrChange w:id="308" w:author="Рома Братчиков" w:date="2025-11-11T19:33:00Z">
              <w:rPr>
                <w:b/>
                <w:bCs/>
              </w:rPr>
            </w:rPrChange>
          </w:rPr>
          <w:t>)</w:t>
        </w:r>
        <w:r w:rsidRPr="008E32DF">
          <w:rPr>
            <w:lang w:val="ru-RU"/>
            <w:rPrChange w:id="309" w:author="Рома Братчиков" w:date="2025-11-11T19:33:00Z">
              <w:rPr/>
            </w:rPrChange>
          </w:rPr>
          <w:t>: Додавання динамічно створених міст до другого списку.</w:t>
        </w:r>
      </w:ins>
    </w:p>
    <w:p w14:paraId="39BB20B5" w14:textId="77777777" w:rsidR="000D0E6C" w:rsidRPr="008E32DF" w:rsidRDefault="000D0E6C" w:rsidP="000D0E6C">
      <w:pPr>
        <w:numPr>
          <w:ilvl w:val="1"/>
          <w:numId w:val="8"/>
        </w:numPr>
        <w:spacing w:line="360" w:lineRule="auto"/>
        <w:ind w:firstLine="709"/>
        <w:jc w:val="both"/>
        <w:rPr>
          <w:ins w:id="310" w:author="Рома Братчиков" w:date="2025-11-11T19:32:00Z"/>
          <w:lang w:val="ru-RU"/>
          <w:rPrChange w:id="311" w:author="Рома Братчиков" w:date="2025-11-11T19:33:00Z">
            <w:rPr>
              <w:ins w:id="312" w:author="Рома Братчиков" w:date="2025-11-11T19:32:00Z"/>
              <w:lang w:val="uk-UA"/>
            </w:rPr>
          </w:rPrChange>
        </w:rPr>
      </w:pPr>
      <w:proofErr w:type="spellStart"/>
      <w:proofErr w:type="gramStart"/>
      <w:ins w:id="313" w:author="Рома Братчиков" w:date="2025-11-11T19:32:00Z">
        <w:r w:rsidRPr="008E32DF">
          <w:rPr>
            <w:rPrChange w:id="314" w:author="Рома Братчиков" w:date="2025-11-11T19:32:00Z">
              <w:rPr>
                <w:b/>
                <w:bCs/>
              </w:rPr>
            </w:rPrChange>
          </w:rPr>
          <w:t>updateOutput</w:t>
        </w:r>
        <w:proofErr w:type="spellEnd"/>
        <w:r w:rsidRPr="008E32DF">
          <w:rPr>
            <w:lang w:val="ru-RU"/>
            <w:rPrChange w:id="315" w:author="Рома Братчиков" w:date="2025-11-11T19:33:00Z">
              <w:rPr>
                <w:b/>
                <w:bCs/>
              </w:rPr>
            </w:rPrChange>
          </w:rPr>
          <w:t>(</w:t>
        </w:r>
        <w:proofErr w:type="gramEnd"/>
        <w:r w:rsidRPr="008E32DF">
          <w:rPr>
            <w:lang w:val="ru-RU"/>
            <w:rPrChange w:id="316" w:author="Рома Братчиков" w:date="2025-11-11T19:33:00Z">
              <w:rPr>
                <w:b/>
                <w:bCs/>
              </w:rPr>
            </w:rPrChange>
          </w:rPr>
          <w:t>)</w:t>
        </w:r>
        <w:r w:rsidRPr="008E32DF">
          <w:rPr>
            <w:lang w:val="ru-RU"/>
            <w:rPrChange w:id="317" w:author="Рома Братчиков" w:date="2025-11-11T19:33:00Z">
              <w:rPr/>
            </w:rPrChange>
          </w:rPr>
          <w:t>: Виведення обраних країни та міста.</w:t>
        </w:r>
      </w:ins>
    </w:p>
    <w:p w14:paraId="5AE29D30" w14:textId="77777777" w:rsidR="000D0E6C" w:rsidRPr="000D0E6C" w:rsidRDefault="000D0E6C" w:rsidP="000D0E6C">
      <w:pPr>
        <w:spacing w:line="360" w:lineRule="auto"/>
        <w:ind w:left="2149"/>
        <w:jc w:val="both"/>
        <w:rPr>
          <w:ins w:id="318" w:author="Рома Братчиков" w:date="2025-11-11T19:32:00Z"/>
          <w:lang w:val="ru-RU"/>
        </w:rPr>
        <w:pPrChange w:id="319" w:author="Рома Братчиков" w:date="2025-11-11T19:32:00Z">
          <w:pPr>
            <w:numPr>
              <w:ilvl w:val="1"/>
              <w:numId w:val="8"/>
            </w:numPr>
            <w:tabs>
              <w:tab w:val="num" w:pos="1440"/>
            </w:tabs>
            <w:spacing w:line="360" w:lineRule="auto"/>
            <w:ind w:left="1440" w:hanging="360"/>
          </w:pPr>
        </w:pPrChange>
      </w:pPr>
    </w:p>
    <w:p w14:paraId="42B527AF" w14:textId="2AF602DE" w:rsidR="000D0E6C" w:rsidRPr="008E32DF" w:rsidRDefault="000D0E6C" w:rsidP="000D0E6C">
      <w:pPr>
        <w:spacing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3AD8D39E" wp14:editId="2B3B2D7D">
            <wp:extent cx="4457700" cy="32788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628" cy="328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3A95" w14:textId="309BE8DE" w:rsidR="000D0E6C" w:rsidRDefault="000D0E6C" w:rsidP="000D0E6C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610E301" wp14:editId="60E17D58">
            <wp:extent cx="6233160" cy="8061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02E03F" wp14:editId="6F618868">
            <wp:extent cx="6088380" cy="79324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793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E6C">
        <w:t xml:space="preserve"> </w:t>
      </w:r>
      <w:r>
        <w:rPr>
          <w:noProof/>
        </w:rPr>
        <w:lastRenderedPageBreak/>
        <w:drawing>
          <wp:inline distT="0" distB="0" distL="0" distR="0" wp14:anchorId="51899FDB" wp14:editId="40257D58">
            <wp:extent cx="1842655" cy="1668579"/>
            <wp:effectExtent l="0" t="0" r="571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150" cy="16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67957" wp14:editId="39384E6D">
            <wp:extent cx="1870364" cy="16274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930" cy="164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9BDD9" wp14:editId="7D12118D">
            <wp:extent cx="1937025" cy="1627621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941" cy="163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AEE7A" wp14:editId="1D5B78FE">
            <wp:extent cx="4351020" cy="2194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D645D" wp14:editId="2340378D">
            <wp:extent cx="4907280" cy="24003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FE80C" wp14:editId="1E960DAC">
            <wp:extent cx="6332855" cy="18910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9735F4" wp14:editId="2CFDD3DE">
            <wp:extent cx="6332855" cy="1983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5B9CD" wp14:editId="76A5B241">
            <wp:extent cx="6332855" cy="2161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45E13" wp14:editId="1B89DF7D">
            <wp:extent cx="6332855" cy="1758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F770F" wp14:editId="6A973A36">
            <wp:extent cx="6332855" cy="1824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1198F" wp14:editId="2D5E6B07">
            <wp:extent cx="6332855" cy="24174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CAA7C" wp14:editId="246520B4">
            <wp:extent cx="6332855" cy="20554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46212" wp14:editId="7B532DB8">
            <wp:extent cx="6332855" cy="4608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DDC3D" wp14:editId="4BC6D552">
            <wp:extent cx="5242560" cy="2118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2775E" wp14:editId="61DA1D0D">
            <wp:extent cx="5372100" cy="2369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1BD8F" wp14:editId="5CD1C0C2">
            <wp:extent cx="5745480" cy="2678305"/>
            <wp:effectExtent l="0" t="0" r="762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38" cy="268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A50B5" wp14:editId="1FC71908">
            <wp:extent cx="2880360" cy="838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DC9AE" wp14:editId="3AEF241A">
            <wp:extent cx="2628900" cy="86690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17" cy="87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87D8" w14:textId="5352326E" w:rsidR="000D0E6C" w:rsidRPr="00193114" w:rsidRDefault="000D0E6C" w:rsidP="000D0E6C">
      <w:pPr>
        <w:pStyle w:val="Caption"/>
        <w:jc w:val="center"/>
        <w:rPr>
          <w:lang w:val="uk-UA"/>
        </w:rPr>
      </w:pPr>
      <w:r w:rsidRPr="000D0E6C">
        <w:rPr>
          <w:lang w:val="ru-RU"/>
        </w:rPr>
        <w:t xml:space="preserve">Рис. </w:t>
      </w:r>
      <w:r>
        <w:fldChar w:fldCharType="begin"/>
      </w:r>
      <w:r w:rsidRPr="000D0E6C">
        <w:rPr>
          <w:lang w:val="ru-RU"/>
        </w:rPr>
        <w:instrText xml:space="preserve"> </w:instrText>
      </w:r>
      <w:r>
        <w:instrText>SEQ</w:instrText>
      </w:r>
      <w:r w:rsidRPr="000D0E6C">
        <w:rPr>
          <w:lang w:val="ru-RU"/>
        </w:rPr>
        <w:instrText xml:space="preserve"> Рис. \* </w:instrText>
      </w:r>
      <w:r>
        <w:instrText>ARABIC</w:instrText>
      </w:r>
      <w:r w:rsidRPr="000D0E6C">
        <w:rPr>
          <w:lang w:val="ru-RU"/>
        </w:rPr>
        <w:instrText xml:space="preserve"> </w:instrText>
      </w:r>
      <w:r>
        <w:fldChar w:fldCharType="separate"/>
      </w:r>
      <w:r w:rsidRPr="000D0E6C">
        <w:rPr>
          <w:noProof/>
          <w:lang w:val="ru-RU"/>
        </w:rPr>
        <w:t>1</w:t>
      </w:r>
      <w:r>
        <w:fldChar w:fldCharType="end"/>
      </w:r>
      <w:r w:rsidRPr="000D0E6C">
        <w:rPr>
          <w:lang w:val="ru-RU"/>
        </w:rPr>
        <w:t>-</w:t>
      </w:r>
      <w:r>
        <w:rPr>
          <w:lang w:val="ru-RU"/>
        </w:rPr>
        <w:t>21</w:t>
      </w:r>
      <w:r w:rsidRPr="000D0E6C">
        <w:rPr>
          <w:lang w:val="ru-RU"/>
        </w:rPr>
        <w:t xml:space="preserve"> </w:t>
      </w:r>
      <w:r>
        <w:rPr>
          <w:lang w:val="uk-UA"/>
        </w:rPr>
        <w:t>Всі 7 завдань з кодом та різноманітним результатом: 1 завдання Рис.4-6, 2: 7-8, 3:9-13:, 4:14-15, 5:16, 6:17-18, 7:19-21</w:t>
      </w:r>
    </w:p>
    <w:p w14:paraId="7B30054C" w14:textId="77777777" w:rsidR="000D0E6C" w:rsidRDefault="000D0E6C" w:rsidP="000D0E6C">
      <w:pPr>
        <w:spacing w:line="360" w:lineRule="auto"/>
        <w:jc w:val="center"/>
        <w:rPr>
          <w:lang w:val="uk-UA"/>
        </w:rPr>
      </w:pPr>
      <w:r>
        <w:rPr>
          <w:lang w:val="uk-UA"/>
        </w:rPr>
        <w:t>Висновок</w:t>
      </w:r>
    </w:p>
    <w:p w14:paraId="7C483D80" w14:textId="77777777" w:rsidR="000D0E6C" w:rsidRPr="00193114" w:rsidRDefault="000D0E6C" w:rsidP="000D0E6C">
      <w:pPr>
        <w:spacing w:line="360" w:lineRule="auto"/>
        <w:ind w:firstLine="709"/>
        <w:jc w:val="both"/>
        <w:rPr>
          <w:lang w:val="uk-UA"/>
        </w:rPr>
      </w:pPr>
      <w:r w:rsidRPr="00193114">
        <w:rPr>
          <w:lang w:val="uk-UA"/>
        </w:rPr>
        <w:t>Усі завдання лабораторної роботи</w:t>
      </w:r>
      <w:r>
        <w:rPr>
          <w:lang w:val="uk-UA"/>
        </w:rPr>
        <w:t xml:space="preserve"> </w:t>
      </w:r>
      <w:r w:rsidRPr="00193114">
        <w:rPr>
          <w:lang w:val="uk-UA"/>
        </w:rPr>
        <w:t xml:space="preserve">були успішно виконані, що підтверджує засвоєння фундаментальних концепцій роботи з </w:t>
      </w:r>
      <w:r w:rsidRPr="00193114">
        <w:t>Document</w:t>
      </w:r>
      <w:r w:rsidRPr="00193114">
        <w:rPr>
          <w:lang w:val="uk-UA"/>
        </w:rPr>
        <w:t xml:space="preserve"> </w:t>
      </w:r>
      <w:r w:rsidRPr="00193114">
        <w:t>Object</w:t>
      </w:r>
      <w:r w:rsidRPr="00193114">
        <w:rPr>
          <w:lang w:val="uk-UA"/>
        </w:rPr>
        <w:t xml:space="preserve"> </w:t>
      </w:r>
      <w:r w:rsidRPr="00193114">
        <w:t>Model</w:t>
      </w:r>
      <w:r w:rsidRPr="00193114">
        <w:rPr>
          <w:lang w:val="uk-UA"/>
        </w:rPr>
        <w:t xml:space="preserve"> (</w:t>
      </w:r>
      <w:r w:rsidRPr="00193114">
        <w:t>DOM</w:t>
      </w:r>
      <w:r w:rsidRPr="00193114">
        <w:rPr>
          <w:lang w:val="uk-UA"/>
        </w:rPr>
        <w:t xml:space="preserve">) та обробки подій у </w:t>
      </w:r>
      <w:r w:rsidRPr="00193114">
        <w:t>JavaScript</w:t>
      </w:r>
      <w:r w:rsidRPr="00193114">
        <w:rPr>
          <w:lang w:val="uk-UA"/>
        </w:rPr>
        <w:t>.</w:t>
      </w:r>
    </w:p>
    <w:p w14:paraId="7A6C524E" w14:textId="77777777" w:rsidR="000D0E6C" w:rsidRPr="00193114" w:rsidRDefault="000D0E6C" w:rsidP="000D0E6C">
      <w:pPr>
        <w:numPr>
          <w:ilvl w:val="0"/>
          <w:numId w:val="1"/>
        </w:numPr>
        <w:spacing w:line="360" w:lineRule="auto"/>
        <w:ind w:firstLine="709"/>
        <w:jc w:val="both"/>
        <w:rPr>
          <w:lang w:val="ru-RU"/>
        </w:rPr>
      </w:pPr>
      <w:r w:rsidRPr="00193114">
        <w:rPr>
          <w:lang w:val="ru-RU"/>
        </w:rPr>
        <w:t xml:space="preserve">Було продемонстровано ефективне керування життєвим циклом вікна та асинхронне виконання коду за допомогою </w:t>
      </w:r>
      <w:r w:rsidRPr="00193114">
        <w:t>window</w:t>
      </w:r>
      <w:r w:rsidRPr="00193114">
        <w:rPr>
          <w:lang w:val="ru-RU"/>
        </w:rPr>
        <w:t xml:space="preserve"> та </w:t>
      </w:r>
      <w:proofErr w:type="spellStart"/>
      <w:r w:rsidRPr="00193114">
        <w:t>setTimeout</w:t>
      </w:r>
      <w:proofErr w:type="spellEnd"/>
      <w:r w:rsidRPr="00193114">
        <w:rPr>
          <w:lang w:val="ru-RU"/>
        </w:rPr>
        <w:t>.</w:t>
      </w:r>
    </w:p>
    <w:p w14:paraId="289E6F73" w14:textId="77777777" w:rsidR="000D0E6C" w:rsidRPr="00193114" w:rsidRDefault="000D0E6C" w:rsidP="000D0E6C">
      <w:pPr>
        <w:numPr>
          <w:ilvl w:val="0"/>
          <w:numId w:val="1"/>
        </w:numPr>
        <w:spacing w:line="360" w:lineRule="auto"/>
        <w:ind w:firstLine="709"/>
        <w:jc w:val="both"/>
        <w:rPr>
          <w:lang w:val="ru-RU"/>
        </w:rPr>
      </w:pPr>
      <w:r w:rsidRPr="00193114">
        <w:rPr>
          <w:lang w:val="ru-RU"/>
        </w:rPr>
        <w:t xml:space="preserve">Навички маніпуляції зі стилями елементів та структурою </w:t>
      </w:r>
      <w:r w:rsidRPr="00193114">
        <w:t>DOM</w:t>
      </w:r>
      <w:r w:rsidRPr="00193114">
        <w:rPr>
          <w:lang w:val="ru-RU"/>
        </w:rPr>
        <w:t xml:space="preserve"> (додавання/видалення елементів) були успішно застосовані.</w:t>
      </w:r>
    </w:p>
    <w:p w14:paraId="61266505" w14:textId="77777777" w:rsidR="000D0E6C" w:rsidRPr="00193114" w:rsidRDefault="000D0E6C" w:rsidP="000D0E6C">
      <w:pPr>
        <w:numPr>
          <w:ilvl w:val="0"/>
          <w:numId w:val="1"/>
        </w:numPr>
        <w:spacing w:line="360" w:lineRule="auto"/>
        <w:ind w:firstLine="709"/>
        <w:jc w:val="both"/>
        <w:rPr>
          <w:lang w:val="ru-RU"/>
        </w:rPr>
      </w:pPr>
      <w:r w:rsidRPr="00193114">
        <w:rPr>
          <w:lang w:val="ru-RU"/>
        </w:rPr>
        <w:lastRenderedPageBreak/>
        <w:t>Застосовано широкий спектр подій (</w:t>
      </w:r>
      <w:r w:rsidRPr="00193114">
        <w:t>click</w:t>
      </w:r>
      <w:r w:rsidRPr="00193114">
        <w:rPr>
          <w:lang w:val="ru-RU"/>
        </w:rPr>
        <w:t xml:space="preserve">, </w:t>
      </w:r>
      <w:proofErr w:type="spellStart"/>
      <w:r w:rsidRPr="00193114">
        <w:t>dblclick</w:t>
      </w:r>
      <w:proofErr w:type="spellEnd"/>
      <w:r w:rsidRPr="00193114">
        <w:rPr>
          <w:lang w:val="ru-RU"/>
        </w:rPr>
        <w:t xml:space="preserve">, </w:t>
      </w:r>
      <w:proofErr w:type="spellStart"/>
      <w:r w:rsidRPr="00193114">
        <w:t>mousedown</w:t>
      </w:r>
      <w:proofErr w:type="spellEnd"/>
      <w:r w:rsidRPr="00193114">
        <w:rPr>
          <w:lang w:val="ru-RU"/>
        </w:rPr>
        <w:t xml:space="preserve">, </w:t>
      </w:r>
      <w:r w:rsidRPr="00193114">
        <w:t>resize</w:t>
      </w:r>
      <w:r w:rsidRPr="00193114">
        <w:rPr>
          <w:lang w:val="ru-RU"/>
        </w:rPr>
        <w:t xml:space="preserve"> та ін.) для створення повністю інтерактивного інтерфейсу.</w:t>
      </w:r>
    </w:p>
    <w:p w14:paraId="12308827" w14:textId="014114BD" w:rsidR="00193114" w:rsidRPr="000D0E6C" w:rsidRDefault="000D0E6C" w:rsidP="000D0E6C">
      <w:pPr>
        <w:numPr>
          <w:ilvl w:val="0"/>
          <w:numId w:val="1"/>
        </w:numPr>
        <w:spacing w:line="360" w:lineRule="auto"/>
        <w:ind w:firstLine="709"/>
        <w:jc w:val="both"/>
        <w:rPr>
          <w:lang w:val="ru-RU"/>
        </w:rPr>
      </w:pPr>
      <w:r w:rsidRPr="00193114">
        <w:rPr>
          <w:lang w:val="ru-RU"/>
        </w:rPr>
        <w:t>Зокрема, завдання 7 продемонструвало вміння реалізовувати динамічне завантаження контенту та підтримувати зв'язок між елементами інтерфейсу, що є ключовим для сучасних веб-додатків.</w:t>
      </w:r>
    </w:p>
    <w:sectPr w:rsidR="00193114" w:rsidRPr="000D0E6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C4A8E"/>
    <w:multiLevelType w:val="multilevel"/>
    <w:tmpl w:val="D000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2908"/>
    <w:multiLevelType w:val="multilevel"/>
    <w:tmpl w:val="BFB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583B"/>
    <w:multiLevelType w:val="multilevel"/>
    <w:tmpl w:val="477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F1186"/>
    <w:multiLevelType w:val="multilevel"/>
    <w:tmpl w:val="DB3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7128A"/>
    <w:multiLevelType w:val="multilevel"/>
    <w:tmpl w:val="BCC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C4765"/>
    <w:multiLevelType w:val="multilevel"/>
    <w:tmpl w:val="76F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93502"/>
    <w:multiLevelType w:val="multilevel"/>
    <w:tmpl w:val="93D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E36AD"/>
    <w:multiLevelType w:val="multilevel"/>
    <w:tmpl w:val="AC2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769801">
    <w:abstractNumId w:val="0"/>
  </w:num>
  <w:num w:numId="2" w16cid:durableId="966398565">
    <w:abstractNumId w:val="6"/>
  </w:num>
  <w:num w:numId="3" w16cid:durableId="444227488">
    <w:abstractNumId w:val="5"/>
  </w:num>
  <w:num w:numId="4" w16cid:durableId="788863654">
    <w:abstractNumId w:val="3"/>
  </w:num>
  <w:num w:numId="5" w16cid:durableId="923606824">
    <w:abstractNumId w:val="7"/>
  </w:num>
  <w:num w:numId="6" w16cid:durableId="82605111">
    <w:abstractNumId w:val="1"/>
  </w:num>
  <w:num w:numId="7" w16cid:durableId="138543236">
    <w:abstractNumId w:val="2"/>
  </w:num>
  <w:num w:numId="8" w16cid:durableId="211717147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Рома Братчиков">
    <w15:presenceInfo w15:providerId="Windows Live" w15:userId="51178997e73f5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14"/>
    <w:rsid w:val="00007EFF"/>
    <w:rsid w:val="000D0E6C"/>
    <w:rsid w:val="00193114"/>
    <w:rsid w:val="001C3E25"/>
    <w:rsid w:val="001D64A7"/>
    <w:rsid w:val="00232BC0"/>
    <w:rsid w:val="002B4DA5"/>
    <w:rsid w:val="002D6678"/>
    <w:rsid w:val="00364E8E"/>
    <w:rsid w:val="00385559"/>
    <w:rsid w:val="004844A7"/>
    <w:rsid w:val="005E7E52"/>
    <w:rsid w:val="00661C66"/>
    <w:rsid w:val="00681979"/>
    <w:rsid w:val="00737AA6"/>
    <w:rsid w:val="007660A7"/>
    <w:rsid w:val="00770476"/>
    <w:rsid w:val="008E1D5F"/>
    <w:rsid w:val="008E32DF"/>
    <w:rsid w:val="009A6105"/>
    <w:rsid w:val="009D1EC3"/>
    <w:rsid w:val="009E12E3"/>
    <w:rsid w:val="009F0101"/>
    <w:rsid w:val="00B51F08"/>
    <w:rsid w:val="00C33289"/>
    <w:rsid w:val="00D46023"/>
    <w:rsid w:val="00EC73C3"/>
    <w:rsid w:val="00F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2185"/>
  <w15:chartTrackingRefBased/>
  <w15:docId w15:val="{BA454A3C-8573-4867-B684-EB023858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E6C"/>
  </w:style>
  <w:style w:type="paragraph" w:styleId="Heading1">
    <w:name w:val="heading 1"/>
    <w:basedOn w:val="Normal"/>
    <w:next w:val="Normal"/>
    <w:link w:val="Heading1Char"/>
    <w:uiPriority w:val="9"/>
    <w:qFormat/>
    <w:rsid w:val="0019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14"/>
    <w:rPr>
      <w:b/>
      <w:bCs/>
      <w:smallCaps/>
      <w:color w:val="2E74B5" w:themeColor="accent1" w:themeShade="BF"/>
      <w:spacing w:val="5"/>
    </w:rPr>
  </w:style>
  <w:style w:type="paragraph" w:styleId="Revision">
    <w:name w:val="Revision"/>
    <w:hidden/>
    <w:uiPriority w:val="99"/>
    <w:semiHidden/>
    <w:rsid w:val="008E32D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0D0E6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3</cp:revision>
  <dcterms:created xsi:type="dcterms:W3CDTF">2025-11-11T17:11:00Z</dcterms:created>
  <dcterms:modified xsi:type="dcterms:W3CDTF">2025-11-11T17:45:00Z</dcterms:modified>
</cp:coreProperties>
</file>